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3BA9" w:rsidRDefault="00743BA9" w:rsidP="00743BA9">
      <w:pPr>
        <w:rPr>
          <w:sz w:val="72"/>
        </w:rPr>
      </w:pPr>
    </w:p>
    <w:p w:rsidR="00743BA9" w:rsidRDefault="00743BA9" w:rsidP="00743BA9">
      <w:pPr>
        <w:rPr>
          <w:sz w:val="72"/>
        </w:rPr>
      </w:pPr>
    </w:p>
    <w:p w:rsidR="00AD48E4" w:rsidRDefault="004427EF" w:rsidP="00C02114">
      <w:pPr>
        <w:spacing w:after="0"/>
        <w:rPr>
          <w:sz w:val="72"/>
        </w:rPr>
      </w:pPr>
      <w:r>
        <w:rPr>
          <w:noProof/>
          <w:sz w:val="72"/>
          <w:lang w:eastAsia="fr-FR"/>
        </w:rPr>
        <mc:AlternateContent>
          <mc:Choice Requires="wps">
            <w:drawing>
              <wp:anchor distT="0" distB="0" distL="114299" distR="114299" simplePos="0" relativeHeight="251577856" behindDoc="0" locked="0" layoutInCell="1" allowOverlap="1">
                <wp:simplePos x="0" y="0"/>
                <wp:positionH relativeFrom="column">
                  <wp:posOffset>-119381</wp:posOffset>
                </wp:positionH>
                <wp:positionV relativeFrom="paragraph">
                  <wp:posOffset>57785</wp:posOffset>
                </wp:positionV>
                <wp:extent cx="0" cy="1115695"/>
                <wp:effectExtent l="76200" t="38100" r="76200" b="65405"/>
                <wp:wrapNone/>
                <wp:docPr id="130"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1115695"/>
                        </a:xfrm>
                        <a:prstGeom prst="line">
                          <a:avLst/>
                        </a:prstGeom>
                        <a:ln>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7E83C" id="Connecteur droit 4" o:spid="_x0000_s1026" style="position:absolute;flip:x y;z-index:251577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4pt,4.55pt" to="-9.4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" strokecolor="#c00000" strokeweight="3pt">
                <v:shadow on="t" color="black" opacity="22937f" origin=",.5" offset="0,.63889mm"/>
                <o:lock v:ext="edit" shapetype="f"/>
              </v:line>
            </w:pict>
          </mc:Fallback>
        </mc:AlternateContent>
      </w:r>
      <w:r w:rsidR="00743BA9" w:rsidRPr="00743BA9">
        <w:rPr>
          <w:sz w:val="72"/>
        </w:rPr>
        <w:t xml:space="preserve">Manuel utilisateur            </w:t>
      </w:r>
    </w:p>
    <w:p w:rsidR="00743BA9" w:rsidRDefault="004427EF" w:rsidP="00743BA9">
      <w:pPr>
        <w:rPr>
          <w:b/>
          <w:color w:val="FF3300"/>
          <w:sz w:val="72"/>
        </w:rPr>
      </w:pPr>
      <w:r>
        <w:rPr>
          <w:noProof/>
          <w:sz w:val="72"/>
          <w:lang w:eastAsia="fr-FR"/>
        </w:rPr>
        <mc:AlternateContent>
          <mc:Choice Requires="wps">
            <w:drawing>
              <wp:anchor distT="0" distB="0" distL="114299" distR="114299" simplePos="0" relativeHeight="251750912" behindDoc="0" locked="0" layoutInCell="1" allowOverlap="1">
                <wp:simplePos x="0" y="0"/>
                <wp:positionH relativeFrom="column">
                  <wp:posOffset>-120016</wp:posOffset>
                </wp:positionH>
                <wp:positionV relativeFrom="paragraph">
                  <wp:posOffset>75565</wp:posOffset>
                </wp:positionV>
                <wp:extent cx="0" cy="467995"/>
                <wp:effectExtent l="76200" t="38100" r="76200" b="65405"/>
                <wp:wrapNone/>
                <wp:docPr id="129"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67995"/>
                        </a:xfrm>
                        <a:prstGeom prst="line">
                          <a:avLst/>
                        </a:prstGeom>
                        <a:ln>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73206" id="Connecteur droit 4" o:spid="_x0000_s1026" style="position:absolute;flip:x y;z-index:251750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45pt,5.95pt" to="-9.45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" strokecolor="#c00000" strokeweight="3pt">
                <v:shadow on="t" color="black" opacity="22937f" origin=",.5" offset="0,.63889mm"/>
                <o:lock v:ext="edit" shapetype="f"/>
              </v:line>
            </w:pict>
          </mc:Fallback>
        </mc:AlternateContent>
      </w:r>
      <w:r w:rsidR="005267C1">
        <w:rPr>
          <w:sz w:val="72"/>
        </w:rPr>
        <w:t>ARPEGE EMLYON</w:t>
      </w:r>
    </w:p>
    <w:p w:rsidR="00470D14" w:rsidRDefault="005267C1" w:rsidP="00A5007B">
      <w:pPr>
        <w:jc w:val="center"/>
        <w:rPr>
          <w:b/>
          <w:color w:val="C00000"/>
          <w:sz w:val="72"/>
        </w:rPr>
      </w:pPr>
      <w:r w:rsidRPr="005267C1">
        <w:rPr>
          <w:b/>
          <w:noProof/>
          <w:color w:val="C00000"/>
          <w:sz w:val="72"/>
          <w:lang w:eastAsia="fr-FR"/>
        </w:rPr>
        <w:drawing>
          <wp:inline distT="0" distB="0" distL="0" distR="0">
            <wp:extent cx="1771650" cy="1457325"/>
            <wp:effectExtent l="0" t="0" r="0" b="9525"/>
            <wp:docPr id="9" name="Image 9" descr="C:\Users\hmt\Desktop\EM Lyon\EMLYON_Business_Scho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mt\Desktop\EM Lyon\EMLYON_Business_School.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457325"/>
                    </a:xfrm>
                    <a:prstGeom prst="rect">
                      <a:avLst/>
                    </a:prstGeom>
                    <a:noFill/>
                    <a:ln>
                      <a:noFill/>
                    </a:ln>
                  </pic:spPr>
                </pic:pic>
              </a:graphicData>
            </a:graphic>
          </wp:inline>
        </w:drawing>
      </w:r>
    </w:p>
    <w:p w:rsidR="00470D14" w:rsidRDefault="00E54A88" w:rsidP="009D70F8">
      <w:pPr>
        <w:jc w:val="center"/>
        <w:rPr>
          <w:b/>
          <w:color w:val="C00000"/>
          <w:sz w:val="72"/>
        </w:rPr>
      </w:pPr>
      <w:r>
        <w:rPr>
          <w:b/>
          <w:color w:val="C00000"/>
          <w:sz w:val="72"/>
        </w:rPr>
        <w:t>Compte, Contact &amp; Campagne</w:t>
      </w:r>
    </w:p>
    <w:p w:rsidR="00743BA9" w:rsidRPr="00097E2D" w:rsidRDefault="00743BA9" w:rsidP="00097E2D">
      <w:pPr>
        <w:jc w:val="center"/>
        <w:rPr>
          <w:b/>
          <w:color w:val="C00000"/>
          <w:sz w:val="72"/>
        </w:rPr>
      </w:pPr>
    </w:p>
    <w:p w:rsidR="00743BA9" w:rsidRDefault="00743BA9" w:rsidP="0086493A"/>
    <w:p w:rsidR="002B0A49" w:rsidRDefault="002B0A49" w:rsidP="0086493A"/>
    <w:p w:rsidR="002B0A49" w:rsidRDefault="002B0A49" w:rsidP="0086493A"/>
    <w:p w:rsidR="00743BA9" w:rsidRDefault="00743BA9" w:rsidP="0086493A"/>
    <w:p w:rsidR="0086493A" w:rsidRDefault="002B0A49" w:rsidP="0086493A">
      <w:pPr>
        <w:rPr>
          <w:sz w:val="72"/>
        </w:rPr>
      </w:pPr>
      <w:r w:rsidRPr="002B0A49">
        <w:rPr>
          <w:b/>
          <w:sz w:val="24"/>
        </w:rPr>
        <w:t>Auteur</w:t>
      </w:r>
      <w:r w:rsidR="003C0B67">
        <w:rPr>
          <w:b/>
          <w:sz w:val="24"/>
        </w:rPr>
        <w:t>s</w:t>
      </w:r>
      <w:r w:rsidRPr="002B0A49">
        <w:rPr>
          <w:b/>
          <w:sz w:val="24"/>
        </w:rPr>
        <w:t> :</w:t>
      </w:r>
      <w:r w:rsidRPr="002B0A49">
        <w:rPr>
          <w:sz w:val="24"/>
        </w:rPr>
        <w:t xml:space="preserve"> </w:t>
      </w:r>
      <w:r w:rsidR="00811725">
        <w:rPr>
          <w:sz w:val="24"/>
        </w:rPr>
        <w:t xml:space="preserve">Vincent Fournié, </w:t>
      </w:r>
      <w:r w:rsidR="005267C1">
        <w:rPr>
          <w:sz w:val="24"/>
        </w:rPr>
        <w:t xml:space="preserve">Hicham Mohamed </w:t>
      </w:r>
      <w:proofErr w:type="spellStart"/>
      <w:r w:rsidR="005267C1">
        <w:rPr>
          <w:sz w:val="24"/>
        </w:rPr>
        <w:t>Tabbak</w:t>
      </w:r>
      <w:proofErr w:type="spellEnd"/>
      <w:r w:rsidR="00811725">
        <w:rPr>
          <w:sz w:val="24"/>
        </w:rPr>
        <w:t xml:space="preserve"> </w:t>
      </w:r>
      <w:r w:rsidRPr="002B0A49">
        <w:rPr>
          <w:sz w:val="24"/>
        </w:rPr>
        <w:t xml:space="preserve"> </w:t>
      </w:r>
      <w:r w:rsidR="0086493A">
        <w:br w:type="page"/>
      </w:r>
    </w:p>
    <w:bookmarkStart w:id="0" w:name="_Toc402791476" w:displacedByCustomXml="next"/>
    <w:sdt>
      <w:sdtPr>
        <w:rPr>
          <w:rFonts w:eastAsiaTheme="minorHAnsi" w:cstheme="minorBidi"/>
          <w:b w:val="0"/>
          <w:bCs w:val="0"/>
          <w:color w:val="auto"/>
          <w:sz w:val="22"/>
          <w:szCs w:val="22"/>
        </w:rPr>
        <w:id w:val="-1284566779"/>
        <w:docPartObj>
          <w:docPartGallery w:val="Table of Contents"/>
          <w:docPartUnique/>
        </w:docPartObj>
      </w:sdtPr>
      <w:sdtContent>
        <w:p w:rsidR="00B05E95" w:rsidRDefault="00B05E95" w:rsidP="00B05E95">
          <w:pPr>
            <w:pStyle w:val="Titre1"/>
          </w:pPr>
          <w:r>
            <w:t>Table des Matières</w:t>
          </w:r>
          <w:bookmarkEnd w:id="0"/>
        </w:p>
        <w:bookmarkStart w:id="1" w:name="_GoBack"/>
        <w:bookmarkEnd w:id="1"/>
        <w:p w:rsidR="006423A8" w:rsidRDefault="00FB0E8D">
          <w:pPr>
            <w:pStyle w:val="TM1"/>
            <w:tabs>
              <w:tab w:val="left" w:pos="440"/>
              <w:tab w:val="right" w:leader="dot" w:pos="9345"/>
            </w:tabs>
            <w:rPr>
              <w:rFonts w:eastAsiaTheme="minorEastAsia"/>
              <w:noProof/>
              <w:lang w:eastAsia="fr-FR"/>
            </w:rPr>
          </w:pPr>
          <w:r>
            <w:fldChar w:fldCharType="begin"/>
          </w:r>
          <w:r w:rsidR="00B05E95">
            <w:instrText xml:space="preserve"> TOC \o "1-3" \h \z \u </w:instrText>
          </w:r>
          <w:r>
            <w:fldChar w:fldCharType="separate"/>
          </w:r>
          <w:hyperlink w:anchor="_Toc402791476" w:history="1">
            <w:r w:rsidR="006423A8" w:rsidRPr="00FF4D75">
              <w:rPr>
                <w:rStyle w:val="Lienhypertexte"/>
                <w:noProof/>
              </w:rPr>
              <w:t>1</w:t>
            </w:r>
            <w:r w:rsidR="006423A8">
              <w:rPr>
                <w:rFonts w:eastAsiaTheme="minorEastAsia"/>
                <w:noProof/>
                <w:lang w:eastAsia="fr-FR"/>
              </w:rPr>
              <w:tab/>
            </w:r>
            <w:r w:rsidR="006423A8" w:rsidRPr="00FF4D75">
              <w:rPr>
                <w:rStyle w:val="Lienhypertexte"/>
                <w:noProof/>
              </w:rPr>
              <w:t>Table des Matières</w:t>
            </w:r>
            <w:r w:rsidR="006423A8">
              <w:rPr>
                <w:noProof/>
                <w:webHidden/>
              </w:rPr>
              <w:tab/>
            </w:r>
            <w:r w:rsidR="006423A8">
              <w:rPr>
                <w:noProof/>
                <w:webHidden/>
              </w:rPr>
              <w:fldChar w:fldCharType="begin"/>
            </w:r>
            <w:r w:rsidR="006423A8">
              <w:rPr>
                <w:noProof/>
                <w:webHidden/>
              </w:rPr>
              <w:instrText xml:space="preserve"> PAGEREF _Toc402791476 \h </w:instrText>
            </w:r>
            <w:r w:rsidR="006423A8">
              <w:rPr>
                <w:noProof/>
                <w:webHidden/>
              </w:rPr>
            </w:r>
            <w:r w:rsidR="006423A8">
              <w:rPr>
                <w:noProof/>
                <w:webHidden/>
              </w:rPr>
              <w:fldChar w:fldCharType="separate"/>
            </w:r>
            <w:r w:rsidR="006423A8">
              <w:rPr>
                <w:noProof/>
                <w:webHidden/>
              </w:rPr>
              <w:t>2</w:t>
            </w:r>
            <w:r w:rsidR="006423A8">
              <w:rPr>
                <w:noProof/>
                <w:webHidden/>
              </w:rPr>
              <w:fldChar w:fldCharType="end"/>
            </w:r>
          </w:hyperlink>
        </w:p>
        <w:p w:rsidR="006423A8" w:rsidRDefault="006423A8">
          <w:pPr>
            <w:pStyle w:val="TM1"/>
            <w:tabs>
              <w:tab w:val="left" w:pos="440"/>
              <w:tab w:val="right" w:leader="dot" w:pos="9345"/>
            </w:tabs>
            <w:rPr>
              <w:rFonts w:eastAsiaTheme="minorEastAsia"/>
              <w:noProof/>
              <w:lang w:eastAsia="fr-FR"/>
            </w:rPr>
          </w:pPr>
          <w:hyperlink w:anchor="_Toc402791477" w:history="1">
            <w:r w:rsidRPr="00FF4D75">
              <w:rPr>
                <w:rStyle w:val="Lienhypertexte"/>
                <w:noProof/>
              </w:rPr>
              <w:t>2</w:t>
            </w:r>
            <w:r>
              <w:rPr>
                <w:rFonts w:eastAsiaTheme="minorEastAsia"/>
                <w:noProof/>
                <w:lang w:eastAsia="fr-FR"/>
              </w:rPr>
              <w:tab/>
            </w:r>
            <w:r w:rsidRPr="00FF4D75">
              <w:rPr>
                <w:rStyle w:val="Lienhypertexte"/>
                <w:noProof/>
              </w:rPr>
              <w:t>Fonctionnalités générales de l’application</w:t>
            </w:r>
            <w:r>
              <w:rPr>
                <w:noProof/>
                <w:webHidden/>
              </w:rPr>
              <w:tab/>
            </w:r>
            <w:r>
              <w:rPr>
                <w:noProof/>
                <w:webHidden/>
              </w:rPr>
              <w:fldChar w:fldCharType="begin"/>
            </w:r>
            <w:r>
              <w:rPr>
                <w:noProof/>
                <w:webHidden/>
              </w:rPr>
              <w:instrText xml:space="preserve"> PAGEREF _Toc402791477 \h </w:instrText>
            </w:r>
            <w:r>
              <w:rPr>
                <w:noProof/>
                <w:webHidden/>
              </w:rPr>
            </w:r>
            <w:r>
              <w:rPr>
                <w:noProof/>
                <w:webHidden/>
              </w:rPr>
              <w:fldChar w:fldCharType="separate"/>
            </w:r>
            <w:r>
              <w:rPr>
                <w:noProof/>
                <w:webHidden/>
              </w:rPr>
              <w:t>4</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478" w:history="1">
            <w:r w:rsidRPr="00FF4D75">
              <w:rPr>
                <w:rStyle w:val="Lienhypertexte"/>
                <w:noProof/>
              </w:rPr>
              <w:t>2.1</w:t>
            </w:r>
            <w:r>
              <w:rPr>
                <w:rFonts w:eastAsiaTheme="minorEastAsia"/>
                <w:noProof/>
                <w:lang w:eastAsia="fr-FR"/>
              </w:rPr>
              <w:tab/>
            </w:r>
            <w:r w:rsidRPr="00FF4D75">
              <w:rPr>
                <w:rStyle w:val="Lienhypertexte"/>
                <w:noProof/>
              </w:rPr>
              <w:t>Informations personnelles</w:t>
            </w:r>
            <w:r>
              <w:rPr>
                <w:noProof/>
                <w:webHidden/>
              </w:rPr>
              <w:tab/>
            </w:r>
            <w:r>
              <w:rPr>
                <w:noProof/>
                <w:webHidden/>
              </w:rPr>
              <w:fldChar w:fldCharType="begin"/>
            </w:r>
            <w:r>
              <w:rPr>
                <w:noProof/>
                <w:webHidden/>
              </w:rPr>
              <w:instrText xml:space="preserve"> PAGEREF _Toc402791478 \h </w:instrText>
            </w:r>
            <w:r>
              <w:rPr>
                <w:noProof/>
                <w:webHidden/>
              </w:rPr>
            </w:r>
            <w:r>
              <w:rPr>
                <w:noProof/>
                <w:webHidden/>
              </w:rPr>
              <w:fldChar w:fldCharType="separate"/>
            </w:r>
            <w:r>
              <w:rPr>
                <w:noProof/>
                <w:webHidden/>
              </w:rPr>
              <w:t>4</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479" w:history="1">
            <w:r w:rsidRPr="00FF4D75">
              <w:rPr>
                <w:rStyle w:val="Lienhypertexte"/>
                <w:rFonts w:cs="Calibri"/>
                <w:noProof/>
              </w:rPr>
              <w:t>2.2</w:t>
            </w:r>
            <w:r>
              <w:rPr>
                <w:rFonts w:eastAsiaTheme="minorEastAsia"/>
                <w:noProof/>
                <w:lang w:eastAsia="fr-FR"/>
              </w:rPr>
              <w:tab/>
            </w:r>
            <w:r w:rsidRPr="00FF4D75">
              <w:rPr>
                <w:rStyle w:val="Lienhypertexte"/>
                <w:rFonts w:cs="Calibri"/>
                <w:noProof/>
              </w:rPr>
              <w:t>Utilisation générale</w:t>
            </w:r>
            <w:r>
              <w:rPr>
                <w:noProof/>
                <w:webHidden/>
              </w:rPr>
              <w:tab/>
            </w:r>
            <w:r>
              <w:rPr>
                <w:noProof/>
                <w:webHidden/>
              </w:rPr>
              <w:fldChar w:fldCharType="begin"/>
            </w:r>
            <w:r>
              <w:rPr>
                <w:noProof/>
                <w:webHidden/>
              </w:rPr>
              <w:instrText xml:space="preserve"> PAGEREF _Toc402791479 \h </w:instrText>
            </w:r>
            <w:r>
              <w:rPr>
                <w:noProof/>
                <w:webHidden/>
              </w:rPr>
            </w:r>
            <w:r>
              <w:rPr>
                <w:noProof/>
                <w:webHidden/>
              </w:rPr>
              <w:fldChar w:fldCharType="separate"/>
            </w:r>
            <w:r>
              <w:rPr>
                <w:noProof/>
                <w:webHidden/>
              </w:rPr>
              <w:t>5</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80" w:history="1">
            <w:r w:rsidRPr="00FF4D75">
              <w:rPr>
                <w:rStyle w:val="Lienhypertexte"/>
                <w:noProof/>
                <w:lang w:eastAsia="fr-FR"/>
              </w:rPr>
              <w:t>2.2.1</w:t>
            </w:r>
            <w:r>
              <w:rPr>
                <w:rFonts w:eastAsiaTheme="minorEastAsia"/>
                <w:noProof/>
                <w:lang w:eastAsia="fr-FR"/>
              </w:rPr>
              <w:tab/>
            </w:r>
            <w:r w:rsidRPr="00FF4D75">
              <w:rPr>
                <w:rStyle w:val="Lienhypertexte"/>
                <w:noProof/>
                <w:lang w:eastAsia="fr-FR"/>
              </w:rPr>
              <w:t>La page d’accueil</w:t>
            </w:r>
            <w:r>
              <w:rPr>
                <w:noProof/>
                <w:webHidden/>
              </w:rPr>
              <w:tab/>
            </w:r>
            <w:r>
              <w:rPr>
                <w:noProof/>
                <w:webHidden/>
              </w:rPr>
              <w:fldChar w:fldCharType="begin"/>
            </w:r>
            <w:r>
              <w:rPr>
                <w:noProof/>
                <w:webHidden/>
              </w:rPr>
              <w:instrText xml:space="preserve"> PAGEREF _Toc402791480 \h </w:instrText>
            </w:r>
            <w:r>
              <w:rPr>
                <w:noProof/>
                <w:webHidden/>
              </w:rPr>
            </w:r>
            <w:r>
              <w:rPr>
                <w:noProof/>
                <w:webHidden/>
              </w:rPr>
              <w:fldChar w:fldCharType="separate"/>
            </w:r>
            <w:r>
              <w:rPr>
                <w:noProof/>
                <w:webHidden/>
              </w:rPr>
              <w:t>5</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81" w:history="1">
            <w:r w:rsidRPr="00FF4D75">
              <w:rPr>
                <w:rStyle w:val="Lienhypertexte"/>
                <w:noProof/>
              </w:rPr>
              <w:t>2.2.2</w:t>
            </w:r>
            <w:r>
              <w:rPr>
                <w:rFonts w:eastAsiaTheme="minorEastAsia"/>
                <w:noProof/>
                <w:lang w:eastAsia="fr-FR"/>
              </w:rPr>
              <w:tab/>
            </w:r>
            <w:r w:rsidRPr="00FF4D75">
              <w:rPr>
                <w:rStyle w:val="Lienhypertexte"/>
                <w:noProof/>
              </w:rPr>
              <w:t>La barre latérale</w:t>
            </w:r>
            <w:r>
              <w:rPr>
                <w:noProof/>
                <w:webHidden/>
              </w:rPr>
              <w:tab/>
            </w:r>
            <w:r>
              <w:rPr>
                <w:noProof/>
                <w:webHidden/>
              </w:rPr>
              <w:fldChar w:fldCharType="begin"/>
            </w:r>
            <w:r>
              <w:rPr>
                <w:noProof/>
                <w:webHidden/>
              </w:rPr>
              <w:instrText xml:space="preserve"> PAGEREF _Toc402791481 \h </w:instrText>
            </w:r>
            <w:r>
              <w:rPr>
                <w:noProof/>
                <w:webHidden/>
              </w:rPr>
            </w:r>
            <w:r>
              <w:rPr>
                <w:noProof/>
                <w:webHidden/>
              </w:rPr>
              <w:fldChar w:fldCharType="separate"/>
            </w:r>
            <w:r>
              <w:rPr>
                <w:noProof/>
                <w:webHidden/>
              </w:rPr>
              <w:t>7</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82" w:history="1">
            <w:r w:rsidRPr="00FF4D75">
              <w:rPr>
                <w:rStyle w:val="Lienhypertexte"/>
                <w:rFonts w:cs="Calibri"/>
                <w:noProof/>
              </w:rPr>
              <w:t>2.2.3</w:t>
            </w:r>
            <w:r>
              <w:rPr>
                <w:rFonts w:eastAsiaTheme="minorEastAsia"/>
                <w:noProof/>
                <w:lang w:eastAsia="fr-FR"/>
              </w:rPr>
              <w:tab/>
            </w:r>
            <w:r w:rsidRPr="00FF4D75">
              <w:rPr>
                <w:rStyle w:val="Lienhypertexte"/>
                <w:rFonts w:cs="Calibri"/>
                <w:noProof/>
              </w:rPr>
              <w:t>La recherche globale</w:t>
            </w:r>
            <w:r>
              <w:rPr>
                <w:noProof/>
                <w:webHidden/>
              </w:rPr>
              <w:tab/>
            </w:r>
            <w:r>
              <w:rPr>
                <w:noProof/>
                <w:webHidden/>
              </w:rPr>
              <w:fldChar w:fldCharType="begin"/>
            </w:r>
            <w:r>
              <w:rPr>
                <w:noProof/>
                <w:webHidden/>
              </w:rPr>
              <w:instrText xml:space="preserve"> PAGEREF _Toc402791482 \h </w:instrText>
            </w:r>
            <w:r>
              <w:rPr>
                <w:noProof/>
                <w:webHidden/>
              </w:rPr>
            </w:r>
            <w:r>
              <w:rPr>
                <w:noProof/>
                <w:webHidden/>
              </w:rPr>
              <w:fldChar w:fldCharType="separate"/>
            </w:r>
            <w:r>
              <w:rPr>
                <w:noProof/>
                <w:webHidden/>
              </w:rPr>
              <w:t>7</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83" w:history="1">
            <w:r w:rsidRPr="00FF4D75">
              <w:rPr>
                <w:rStyle w:val="Lienhypertexte"/>
                <w:rFonts w:cs="Calibri"/>
                <w:noProof/>
              </w:rPr>
              <w:t>2.2.4</w:t>
            </w:r>
            <w:r>
              <w:rPr>
                <w:rFonts w:eastAsiaTheme="minorEastAsia"/>
                <w:noProof/>
                <w:lang w:eastAsia="fr-FR"/>
              </w:rPr>
              <w:tab/>
            </w:r>
            <w:r w:rsidRPr="00FF4D75">
              <w:rPr>
                <w:rStyle w:val="Lienhypertexte"/>
                <w:rFonts w:cs="Calibri"/>
                <w:noProof/>
              </w:rPr>
              <w:t>Les onglets de navigation</w:t>
            </w:r>
            <w:r>
              <w:rPr>
                <w:noProof/>
                <w:webHidden/>
              </w:rPr>
              <w:tab/>
            </w:r>
            <w:r>
              <w:rPr>
                <w:noProof/>
                <w:webHidden/>
              </w:rPr>
              <w:fldChar w:fldCharType="begin"/>
            </w:r>
            <w:r>
              <w:rPr>
                <w:noProof/>
                <w:webHidden/>
              </w:rPr>
              <w:instrText xml:space="preserve"> PAGEREF _Toc402791483 \h </w:instrText>
            </w:r>
            <w:r>
              <w:rPr>
                <w:noProof/>
                <w:webHidden/>
              </w:rPr>
            </w:r>
            <w:r>
              <w:rPr>
                <w:noProof/>
                <w:webHidden/>
              </w:rPr>
              <w:fldChar w:fldCharType="separate"/>
            </w:r>
            <w:r>
              <w:rPr>
                <w:noProof/>
                <w:webHidden/>
              </w:rPr>
              <w:t>8</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84" w:history="1">
            <w:r w:rsidRPr="00FF4D75">
              <w:rPr>
                <w:rStyle w:val="Lienhypertexte"/>
                <w:rFonts w:cs="Calibri"/>
                <w:noProof/>
              </w:rPr>
              <w:t>2.2.5</w:t>
            </w:r>
            <w:r>
              <w:rPr>
                <w:rFonts w:eastAsiaTheme="minorEastAsia"/>
                <w:noProof/>
                <w:lang w:eastAsia="fr-FR"/>
              </w:rPr>
              <w:tab/>
            </w:r>
            <w:r w:rsidRPr="00FF4D75">
              <w:rPr>
                <w:rStyle w:val="Lienhypertexte"/>
                <w:rFonts w:cs="Calibri"/>
                <w:noProof/>
              </w:rPr>
              <w:t>Le contenu d’un onglet</w:t>
            </w:r>
            <w:r>
              <w:rPr>
                <w:noProof/>
                <w:webHidden/>
              </w:rPr>
              <w:tab/>
            </w:r>
            <w:r>
              <w:rPr>
                <w:noProof/>
                <w:webHidden/>
              </w:rPr>
              <w:fldChar w:fldCharType="begin"/>
            </w:r>
            <w:r>
              <w:rPr>
                <w:noProof/>
                <w:webHidden/>
              </w:rPr>
              <w:instrText xml:space="preserve"> PAGEREF _Toc402791484 \h </w:instrText>
            </w:r>
            <w:r>
              <w:rPr>
                <w:noProof/>
                <w:webHidden/>
              </w:rPr>
            </w:r>
            <w:r>
              <w:rPr>
                <w:noProof/>
                <w:webHidden/>
              </w:rPr>
              <w:fldChar w:fldCharType="separate"/>
            </w:r>
            <w:r>
              <w:rPr>
                <w:noProof/>
                <w:webHidden/>
              </w:rPr>
              <w:t>8</w:t>
            </w:r>
            <w:r>
              <w:rPr>
                <w:noProof/>
                <w:webHidden/>
              </w:rPr>
              <w:fldChar w:fldCharType="end"/>
            </w:r>
          </w:hyperlink>
        </w:p>
        <w:p w:rsidR="006423A8" w:rsidRDefault="006423A8">
          <w:pPr>
            <w:pStyle w:val="TM1"/>
            <w:tabs>
              <w:tab w:val="left" w:pos="440"/>
              <w:tab w:val="right" w:leader="dot" w:pos="9345"/>
            </w:tabs>
            <w:rPr>
              <w:rFonts w:eastAsiaTheme="minorEastAsia"/>
              <w:noProof/>
              <w:lang w:eastAsia="fr-FR"/>
            </w:rPr>
          </w:pPr>
          <w:hyperlink w:anchor="_Toc402791485" w:history="1">
            <w:r w:rsidRPr="00FF4D75">
              <w:rPr>
                <w:rStyle w:val="Lienhypertexte"/>
                <w:noProof/>
              </w:rPr>
              <w:t>3</w:t>
            </w:r>
            <w:r>
              <w:rPr>
                <w:rFonts w:eastAsiaTheme="minorEastAsia"/>
                <w:noProof/>
                <w:lang w:eastAsia="fr-FR"/>
              </w:rPr>
              <w:tab/>
            </w:r>
            <w:r w:rsidRPr="00FF4D75">
              <w:rPr>
                <w:rStyle w:val="Lienhypertexte"/>
                <w:noProof/>
              </w:rPr>
              <w:t>Comptes</w:t>
            </w:r>
            <w:r>
              <w:rPr>
                <w:noProof/>
                <w:webHidden/>
              </w:rPr>
              <w:tab/>
            </w:r>
            <w:r>
              <w:rPr>
                <w:noProof/>
                <w:webHidden/>
              </w:rPr>
              <w:fldChar w:fldCharType="begin"/>
            </w:r>
            <w:r>
              <w:rPr>
                <w:noProof/>
                <w:webHidden/>
              </w:rPr>
              <w:instrText xml:space="preserve"> PAGEREF _Toc402791485 \h </w:instrText>
            </w:r>
            <w:r>
              <w:rPr>
                <w:noProof/>
                <w:webHidden/>
              </w:rPr>
            </w:r>
            <w:r>
              <w:rPr>
                <w:noProof/>
                <w:webHidden/>
              </w:rPr>
              <w:fldChar w:fldCharType="separate"/>
            </w:r>
            <w:r>
              <w:rPr>
                <w:noProof/>
                <w:webHidden/>
              </w:rPr>
              <w:t>11</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86" w:history="1">
            <w:r w:rsidRPr="00FF4D75">
              <w:rPr>
                <w:rStyle w:val="Lienhypertexte"/>
                <w:noProof/>
              </w:rPr>
              <w:t>3.1.1</w:t>
            </w:r>
            <w:r>
              <w:rPr>
                <w:rFonts w:eastAsiaTheme="minorEastAsia"/>
                <w:noProof/>
                <w:lang w:eastAsia="fr-FR"/>
              </w:rPr>
              <w:tab/>
            </w:r>
            <w:r w:rsidRPr="00FF4D75">
              <w:rPr>
                <w:rStyle w:val="Lienhypertexte"/>
                <w:noProof/>
              </w:rPr>
              <w:t>Les différents types de compte</w:t>
            </w:r>
            <w:r>
              <w:rPr>
                <w:noProof/>
                <w:webHidden/>
              </w:rPr>
              <w:tab/>
            </w:r>
            <w:r>
              <w:rPr>
                <w:noProof/>
                <w:webHidden/>
              </w:rPr>
              <w:fldChar w:fldCharType="begin"/>
            </w:r>
            <w:r>
              <w:rPr>
                <w:noProof/>
                <w:webHidden/>
              </w:rPr>
              <w:instrText xml:space="preserve"> PAGEREF _Toc402791486 \h </w:instrText>
            </w:r>
            <w:r>
              <w:rPr>
                <w:noProof/>
                <w:webHidden/>
              </w:rPr>
            </w:r>
            <w:r>
              <w:rPr>
                <w:noProof/>
                <w:webHidden/>
              </w:rPr>
              <w:fldChar w:fldCharType="separate"/>
            </w:r>
            <w:r>
              <w:rPr>
                <w:noProof/>
                <w:webHidden/>
              </w:rPr>
              <w:t>11</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87" w:history="1">
            <w:r w:rsidRPr="00FF4D75">
              <w:rPr>
                <w:rStyle w:val="Lienhypertexte"/>
                <w:noProof/>
              </w:rPr>
              <w:t>3.1.2</w:t>
            </w:r>
            <w:r>
              <w:rPr>
                <w:rFonts w:eastAsiaTheme="minorEastAsia"/>
                <w:noProof/>
                <w:lang w:eastAsia="fr-FR"/>
              </w:rPr>
              <w:tab/>
            </w:r>
            <w:r w:rsidRPr="00FF4D75">
              <w:rPr>
                <w:rStyle w:val="Lienhypertexte"/>
                <w:noProof/>
              </w:rPr>
              <w:t>Composition d’une fiche compte</w:t>
            </w:r>
            <w:r>
              <w:rPr>
                <w:noProof/>
                <w:webHidden/>
              </w:rPr>
              <w:tab/>
            </w:r>
            <w:r>
              <w:rPr>
                <w:noProof/>
                <w:webHidden/>
              </w:rPr>
              <w:fldChar w:fldCharType="begin"/>
            </w:r>
            <w:r>
              <w:rPr>
                <w:noProof/>
                <w:webHidden/>
              </w:rPr>
              <w:instrText xml:space="preserve"> PAGEREF _Toc402791487 \h </w:instrText>
            </w:r>
            <w:r>
              <w:rPr>
                <w:noProof/>
                <w:webHidden/>
              </w:rPr>
            </w:r>
            <w:r>
              <w:rPr>
                <w:noProof/>
                <w:webHidden/>
              </w:rPr>
              <w:fldChar w:fldCharType="separate"/>
            </w:r>
            <w:r>
              <w:rPr>
                <w:noProof/>
                <w:webHidden/>
              </w:rPr>
              <w:t>11</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88" w:history="1">
            <w:r w:rsidRPr="00FF4D75">
              <w:rPr>
                <w:rStyle w:val="Lienhypertexte"/>
                <w:noProof/>
              </w:rPr>
              <w:t>3.1.3</w:t>
            </w:r>
            <w:r>
              <w:rPr>
                <w:rFonts w:eastAsiaTheme="minorEastAsia"/>
                <w:noProof/>
                <w:lang w:eastAsia="fr-FR"/>
              </w:rPr>
              <w:tab/>
            </w:r>
            <w:r w:rsidRPr="00FF4D75">
              <w:rPr>
                <w:rStyle w:val="Lienhypertexte"/>
                <w:noProof/>
              </w:rPr>
              <w:t>Présentation de la fiche</w:t>
            </w:r>
            <w:r>
              <w:rPr>
                <w:noProof/>
                <w:webHidden/>
              </w:rPr>
              <w:tab/>
            </w:r>
            <w:r>
              <w:rPr>
                <w:noProof/>
                <w:webHidden/>
              </w:rPr>
              <w:fldChar w:fldCharType="begin"/>
            </w:r>
            <w:r>
              <w:rPr>
                <w:noProof/>
                <w:webHidden/>
              </w:rPr>
              <w:instrText xml:space="preserve"> PAGEREF _Toc402791488 \h </w:instrText>
            </w:r>
            <w:r>
              <w:rPr>
                <w:noProof/>
                <w:webHidden/>
              </w:rPr>
            </w:r>
            <w:r>
              <w:rPr>
                <w:noProof/>
                <w:webHidden/>
              </w:rPr>
              <w:fldChar w:fldCharType="separate"/>
            </w:r>
            <w:r>
              <w:rPr>
                <w:noProof/>
                <w:webHidden/>
              </w:rPr>
              <w:t>12</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89" w:history="1">
            <w:r w:rsidRPr="00FF4D75">
              <w:rPr>
                <w:rStyle w:val="Lienhypertexte"/>
                <w:noProof/>
              </w:rPr>
              <w:t>3.1.4</w:t>
            </w:r>
            <w:r>
              <w:rPr>
                <w:rFonts w:eastAsiaTheme="minorEastAsia"/>
                <w:noProof/>
                <w:lang w:eastAsia="fr-FR"/>
              </w:rPr>
              <w:tab/>
            </w:r>
            <w:r w:rsidRPr="00FF4D75">
              <w:rPr>
                <w:rStyle w:val="Lienhypertexte"/>
                <w:noProof/>
              </w:rPr>
              <w:t>Création manuelle d’un nouveau compte</w:t>
            </w:r>
            <w:r>
              <w:rPr>
                <w:noProof/>
                <w:webHidden/>
              </w:rPr>
              <w:tab/>
            </w:r>
            <w:r>
              <w:rPr>
                <w:noProof/>
                <w:webHidden/>
              </w:rPr>
              <w:fldChar w:fldCharType="begin"/>
            </w:r>
            <w:r>
              <w:rPr>
                <w:noProof/>
                <w:webHidden/>
              </w:rPr>
              <w:instrText xml:space="preserve"> PAGEREF _Toc402791489 \h </w:instrText>
            </w:r>
            <w:r>
              <w:rPr>
                <w:noProof/>
                <w:webHidden/>
              </w:rPr>
            </w:r>
            <w:r>
              <w:rPr>
                <w:noProof/>
                <w:webHidden/>
              </w:rPr>
              <w:fldChar w:fldCharType="separate"/>
            </w:r>
            <w:r>
              <w:rPr>
                <w:noProof/>
                <w:webHidden/>
              </w:rPr>
              <w:t>14</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90" w:history="1">
            <w:r w:rsidRPr="00FF4D75">
              <w:rPr>
                <w:rStyle w:val="Lienhypertexte"/>
                <w:noProof/>
              </w:rPr>
              <w:t>3.1.5</w:t>
            </w:r>
            <w:r>
              <w:rPr>
                <w:rFonts w:eastAsiaTheme="minorEastAsia"/>
                <w:noProof/>
                <w:lang w:eastAsia="fr-FR"/>
              </w:rPr>
              <w:tab/>
            </w:r>
            <w:r w:rsidRPr="00FF4D75">
              <w:rPr>
                <w:rStyle w:val="Lienhypertexte"/>
                <w:noProof/>
              </w:rPr>
              <w:t>Mise à jour d’un compte</w:t>
            </w:r>
            <w:r>
              <w:rPr>
                <w:noProof/>
                <w:webHidden/>
              </w:rPr>
              <w:tab/>
            </w:r>
            <w:r>
              <w:rPr>
                <w:noProof/>
                <w:webHidden/>
              </w:rPr>
              <w:fldChar w:fldCharType="begin"/>
            </w:r>
            <w:r>
              <w:rPr>
                <w:noProof/>
                <w:webHidden/>
              </w:rPr>
              <w:instrText xml:space="preserve"> PAGEREF _Toc402791490 \h </w:instrText>
            </w:r>
            <w:r>
              <w:rPr>
                <w:noProof/>
                <w:webHidden/>
              </w:rPr>
            </w:r>
            <w:r>
              <w:rPr>
                <w:noProof/>
                <w:webHidden/>
              </w:rPr>
              <w:fldChar w:fldCharType="separate"/>
            </w:r>
            <w:r>
              <w:rPr>
                <w:noProof/>
                <w:webHidden/>
              </w:rPr>
              <w:t>15</w:t>
            </w:r>
            <w:r>
              <w:rPr>
                <w:noProof/>
                <w:webHidden/>
              </w:rPr>
              <w:fldChar w:fldCharType="end"/>
            </w:r>
          </w:hyperlink>
        </w:p>
        <w:p w:rsidR="006423A8" w:rsidRDefault="006423A8">
          <w:pPr>
            <w:pStyle w:val="TM1"/>
            <w:tabs>
              <w:tab w:val="left" w:pos="440"/>
              <w:tab w:val="right" w:leader="dot" w:pos="9345"/>
            </w:tabs>
            <w:rPr>
              <w:rFonts w:eastAsiaTheme="minorEastAsia"/>
              <w:noProof/>
              <w:lang w:eastAsia="fr-FR"/>
            </w:rPr>
          </w:pPr>
          <w:hyperlink w:anchor="_Toc402791491" w:history="1">
            <w:r w:rsidRPr="00FF4D75">
              <w:rPr>
                <w:rStyle w:val="Lienhypertexte"/>
                <w:noProof/>
              </w:rPr>
              <w:t>4</w:t>
            </w:r>
            <w:r>
              <w:rPr>
                <w:rFonts w:eastAsiaTheme="minorEastAsia"/>
                <w:noProof/>
                <w:lang w:eastAsia="fr-FR"/>
              </w:rPr>
              <w:tab/>
            </w:r>
            <w:r w:rsidRPr="00FF4D75">
              <w:rPr>
                <w:rStyle w:val="Lienhypertexte"/>
                <w:noProof/>
              </w:rPr>
              <w:t>Gestion des contacts</w:t>
            </w:r>
            <w:r>
              <w:rPr>
                <w:noProof/>
                <w:webHidden/>
              </w:rPr>
              <w:tab/>
            </w:r>
            <w:r>
              <w:rPr>
                <w:noProof/>
                <w:webHidden/>
              </w:rPr>
              <w:fldChar w:fldCharType="begin"/>
            </w:r>
            <w:r>
              <w:rPr>
                <w:noProof/>
                <w:webHidden/>
              </w:rPr>
              <w:instrText xml:space="preserve"> PAGEREF _Toc402791491 \h </w:instrText>
            </w:r>
            <w:r>
              <w:rPr>
                <w:noProof/>
                <w:webHidden/>
              </w:rPr>
            </w:r>
            <w:r>
              <w:rPr>
                <w:noProof/>
                <w:webHidden/>
              </w:rPr>
              <w:fldChar w:fldCharType="separate"/>
            </w:r>
            <w:r>
              <w:rPr>
                <w:noProof/>
                <w:webHidden/>
              </w:rPr>
              <w:t>16</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92" w:history="1">
            <w:r w:rsidRPr="00FF4D75">
              <w:rPr>
                <w:rStyle w:val="Lienhypertexte"/>
                <w:noProof/>
              </w:rPr>
              <w:t>4.1.1</w:t>
            </w:r>
            <w:r>
              <w:rPr>
                <w:rFonts w:eastAsiaTheme="minorEastAsia"/>
                <w:noProof/>
                <w:lang w:eastAsia="fr-FR"/>
              </w:rPr>
              <w:tab/>
            </w:r>
            <w:r w:rsidRPr="00FF4D75">
              <w:rPr>
                <w:rStyle w:val="Lienhypertexte"/>
                <w:noProof/>
              </w:rPr>
              <w:t>Différents type de contact</w:t>
            </w:r>
            <w:r>
              <w:rPr>
                <w:noProof/>
                <w:webHidden/>
              </w:rPr>
              <w:tab/>
            </w:r>
            <w:r>
              <w:rPr>
                <w:noProof/>
                <w:webHidden/>
              </w:rPr>
              <w:fldChar w:fldCharType="begin"/>
            </w:r>
            <w:r>
              <w:rPr>
                <w:noProof/>
                <w:webHidden/>
              </w:rPr>
              <w:instrText xml:space="preserve"> PAGEREF _Toc402791492 \h </w:instrText>
            </w:r>
            <w:r>
              <w:rPr>
                <w:noProof/>
                <w:webHidden/>
              </w:rPr>
            </w:r>
            <w:r>
              <w:rPr>
                <w:noProof/>
                <w:webHidden/>
              </w:rPr>
              <w:fldChar w:fldCharType="separate"/>
            </w:r>
            <w:r>
              <w:rPr>
                <w:noProof/>
                <w:webHidden/>
              </w:rPr>
              <w:t>16</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93" w:history="1">
            <w:r w:rsidRPr="00FF4D75">
              <w:rPr>
                <w:rStyle w:val="Lienhypertexte"/>
                <w:noProof/>
              </w:rPr>
              <w:t>4.1.2</w:t>
            </w:r>
            <w:r>
              <w:rPr>
                <w:rFonts w:eastAsiaTheme="minorEastAsia"/>
                <w:noProof/>
                <w:lang w:eastAsia="fr-FR"/>
              </w:rPr>
              <w:tab/>
            </w:r>
            <w:r w:rsidRPr="00FF4D75">
              <w:rPr>
                <w:rStyle w:val="Lienhypertexte"/>
                <w:noProof/>
              </w:rPr>
              <w:t>Création manuelle d’un nouveau contact</w:t>
            </w:r>
            <w:r>
              <w:rPr>
                <w:noProof/>
                <w:webHidden/>
              </w:rPr>
              <w:tab/>
            </w:r>
            <w:r>
              <w:rPr>
                <w:noProof/>
                <w:webHidden/>
              </w:rPr>
              <w:fldChar w:fldCharType="begin"/>
            </w:r>
            <w:r>
              <w:rPr>
                <w:noProof/>
                <w:webHidden/>
              </w:rPr>
              <w:instrText xml:space="preserve"> PAGEREF _Toc402791493 \h </w:instrText>
            </w:r>
            <w:r>
              <w:rPr>
                <w:noProof/>
                <w:webHidden/>
              </w:rPr>
            </w:r>
            <w:r>
              <w:rPr>
                <w:noProof/>
                <w:webHidden/>
              </w:rPr>
              <w:fldChar w:fldCharType="separate"/>
            </w:r>
            <w:r>
              <w:rPr>
                <w:noProof/>
                <w:webHidden/>
              </w:rPr>
              <w:t>16</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94" w:history="1">
            <w:r w:rsidRPr="00FF4D75">
              <w:rPr>
                <w:rStyle w:val="Lienhypertexte"/>
                <w:noProof/>
              </w:rPr>
              <w:t>4.1.3</w:t>
            </w:r>
            <w:r>
              <w:rPr>
                <w:rFonts w:eastAsiaTheme="minorEastAsia"/>
                <w:noProof/>
                <w:lang w:eastAsia="fr-FR"/>
              </w:rPr>
              <w:tab/>
            </w:r>
            <w:r w:rsidRPr="00FF4D75">
              <w:rPr>
                <w:rStyle w:val="Lienhypertexte"/>
                <w:noProof/>
              </w:rPr>
              <w:t>Mise à jour d’un contact</w:t>
            </w:r>
            <w:r>
              <w:rPr>
                <w:noProof/>
                <w:webHidden/>
              </w:rPr>
              <w:tab/>
            </w:r>
            <w:r>
              <w:rPr>
                <w:noProof/>
                <w:webHidden/>
              </w:rPr>
              <w:fldChar w:fldCharType="begin"/>
            </w:r>
            <w:r>
              <w:rPr>
                <w:noProof/>
                <w:webHidden/>
              </w:rPr>
              <w:instrText xml:space="preserve"> PAGEREF _Toc402791494 \h </w:instrText>
            </w:r>
            <w:r>
              <w:rPr>
                <w:noProof/>
                <w:webHidden/>
              </w:rPr>
            </w:r>
            <w:r>
              <w:rPr>
                <w:noProof/>
                <w:webHidden/>
              </w:rPr>
              <w:fldChar w:fldCharType="separate"/>
            </w:r>
            <w:r>
              <w:rPr>
                <w:noProof/>
                <w:webHidden/>
              </w:rPr>
              <w:t>20</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95" w:history="1">
            <w:r w:rsidRPr="00FF4D75">
              <w:rPr>
                <w:rStyle w:val="Lienhypertexte"/>
                <w:noProof/>
              </w:rPr>
              <w:t>4.1.4</w:t>
            </w:r>
            <w:r>
              <w:rPr>
                <w:rFonts w:eastAsiaTheme="minorEastAsia"/>
                <w:noProof/>
                <w:lang w:eastAsia="fr-FR"/>
              </w:rPr>
              <w:tab/>
            </w:r>
            <w:r w:rsidRPr="00FF4D75">
              <w:rPr>
                <w:rStyle w:val="Lienhypertexte"/>
                <w:noProof/>
              </w:rPr>
              <w:t>Descriptions des listes associées d’un contact</w:t>
            </w:r>
            <w:r>
              <w:rPr>
                <w:noProof/>
                <w:webHidden/>
              </w:rPr>
              <w:tab/>
            </w:r>
            <w:r>
              <w:rPr>
                <w:noProof/>
                <w:webHidden/>
              </w:rPr>
              <w:fldChar w:fldCharType="begin"/>
            </w:r>
            <w:r>
              <w:rPr>
                <w:noProof/>
                <w:webHidden/>
              </w:rPr>
              <w:instrText xml:space="preserve"> PAGEREF _Toc402791495 \h </w:instrText>
            </w:r>
            <w:r>
              <w:rPr>
                <w:noProof/>
                <w:webHidden/>
              </w:rPr>
            </w:r>
            <w:r>
              <w:rPr>
                <w:noProof/>
                <w:webHidden/>
              </w:rPr>
              <w:fldChar w:fldCharType="separate"/>
            </w:r>
            <w:r>
              <w:rPr>
                <w:noProof/>
                <w:webHidden/>
              </w:rPr>
              <w:t>21</w:t>
            </w:r>
            <w:r>
              <w:rPr>
                <w:noProof/>
                <w:webHidden/>
              </w:rPr>
              <w:fldChar w:fldCharType="end"/>
            </w:r>
          </w:hyperlink>
        </w:p>
        <w:p w:rsidR="006423A8" w:rsidRDefault="006423A8">
          <w:pPr>
            <w:pStyle w:val="TM1"/>
            <w:tabs>
              <w:tab w:val="left" w:pos="440"/>
              <w:tab w:val="right" w:leader="dot" w:pos="9345"/>
            </w:tabs>
            <w:rPr>
              <w:rFonts w:eastAsiaTheme="minorEastAsia"/>
              <w:noProof/>
              <w:lang w:eastAsia="fr-FR"/>
            </w:rPr>
          </w:pPr>
          <w:hyperlink w:anchor="_Toc402791496" w:history="1">
            <w:r w:rsidRPr="00FF4D75">
              <w:rPr>
                <w:rStyle w:val="Lienhypertexte"/>
                <w:noProof/>
              </w:rPr>
              <w:t>5</w:t>
            </w:r>
            <w:r>
              <w:rPr>
                <w:rFonts w:eastAsiaTheme="minorEastAsia"/>
                <w:noProof/>
                <w:lang w:eastAsia="fr-FR"/>
              </w:rPr>
              <w:tab/>
            </w:r>
            <w:r w:rsidRPr="00FF4D75">
              <w:rPr>
                <w:rStyle w:val="Lienhypertexte"/>
                <w:noProof/>
              </w:rPr>
              <w:t>Les Activités</w:t>
            </w:r>
            <w:r>
              <w:rPr>
                <w:noProof/>
                <w:webHidden/>
              </w:rPr>
              <w:tab/>
            </w:r>
            <w:r>
              <w:rPr>
                <w:noProof/>
                <w:webHidden/>
              </w:rPr>
              <w:fldChar w:fldCharType="begin"/>
            </w:r>
            <w:r>
              <w:rPr>
                <w:noProof/>
                <w:webHidden/>
              </w:rPr>
              <w:instrText xml:space="preserve"> PAGEREF _Toc402791496 \h </w:instrText>
            </w:r>
            <w:r>
              <w:rPr>
                <w:noProof/>
                <w:webHidden/>
              </w:rPr>
            </w:r>
            <w:r>
              <w:rPr>
                <w:noProof/>
                <w:webHidden/>
              </w:rPr>
              <w:fldChar w:fldCharType="separate"/>
            </w:r>
            <w:r>
              <w:rPr>
                <w:noProof/>
                <w:webHidden/>
              </w:rPr>
              <w:t>22</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497" w:history="1">
            <w:r w:rsidRPr="00FF4D75">
              <w:rPr>
                <w:rStyle w:val="Lienhypertexte"/>
                <w:noProof/>
              </w:rPr>
              <w:t>5.1</w:t>
            </w:r>
            <w:r>
              <w:rPr>
                <w:rFonts w:eastAsiaTheme="minorEastAsia"/>
                <w:noProof/>
                <w:lang w:eastAsia="fr-FR"/>
              </w:rPr>
              <w:tab/>
            </w:r>
            <w:r w:rsidRPr="00FF4D75">
              <w:rPr>
                <w:rStyle w:val="Lienhypertexte"/>
                <w:noProof/>
              </w:rPr>
              <w:t>Utiliser les Activités</w:t>
            </w:r>
            <w:r>
              <w:rPr>
                <w:noProof/>
                <w:webHidden/>
              </w:rPr>
              <w:tab/>
            </w:r>
            <w:r>
              <w:rPr>
                <w:noProof/>
                <w:webHidden/>
              </w:rPr>
              <w:fldChar w:fldCharType="begin"/>
            </w:r>
            <w:r>
              <w:rPr>
                <w:noProof/>
                <w:webHidden/>
              </w:rPr>
              <w:instrText xml:space="preserve"> PAGEREF _Toc402791497 \h </w:instrText>
            </w:r>
            <w:r>
              <w:rPr>
                <w:noProof/>
                <w:webHidden/>
              </w:rPr>
            </w:r>
            <w:r>
              <w:rPr>
                <w:noProof/>
                <w:webHidden/>
              </w:rPr>
              <w:fldChar w:fldCharType="separate"/>
            </w:r>
            <w:r>
              <w:rPr>
                <w:noProof/>
                <w:webHidden/>
              </w:rPr>
              <w:t>22</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498" w:history="1">
            <w:r w:rsidRPr="00FF4D75">
              <w:rPr>
                <w:rStyle w:val="Lienhypertexte"/>
                <w:noProof/>
              </w:rPr>
              <w:t>5.2</w:t>
            </w:r>
            <w:r>
              <w:rPr>
                <w:rFonts w:eastAsiaTheme="minorEastAsia"/>
                <w:noProof/>
                <w:lang w:eastAsia="fr-FR"/>
              </w:rPr>
              <w:tab/>
            </w:r>
            <w:r w:rsidRPr="00FF4D75">
              <w:rPr>
                <w:rStyle w:val="Lienhypertexte"/>
                <w:noProof/>
              </w:rPr>
              <w:t>Gérer les Tâches</w:t>
            </w:r>
            <w:r>
              <w:rPr>
                <w:noProof/>
                <w:webHidden/>
              </w:rPr>
              <w:tab/>
            </w:r>
            <w:r>
              <w:rPr>
                <w:noProof/>
                <w:webHidden/>
              </w:rPr>
              <w:fldChar w:fldCharType="begin"/>
            </w:r>
            <w:r>
              <w:rPr>
                <w:noProof/>
                <w:webHidden/>
              </w:rPr>
              <w:instrText xml:space="preserve"> PAGEREF _Toc402791498 \h </w:instrText>
            </w:r>
            <w:r>
              <w:rPr>
                <w:noProof/>
                <w:webHidden/>
              </w:rPr>
            </w:r>
            <w:r>
              <w:rPr>
                <w:noProof/>
                <w:webHidden/>
              </w:rPr>
              <w:fldChar w:fldCharType="separate"/>
            </w:r>
            <w:r>
              <w:rPr>
                <w:noProof/>
                <w:webHidden/>
              </w:rPr>
              <w:t>22</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499" w:history="1">
            <w:r w:rsidRPr="00FF4D75">
              <w:rPr>
                <w:rStyle w:val="Lienhypertexte"/>
                <w:noProof/>
              </w:rPr>
              <w:t>5.2.1</w:t>
            </w:r>
            <w:r>
              <w:rPr>
                <w:rFonts w:eastAsiaTheme="minorEastAsia"/>
                <w:noProof/>
                <w:lang w:eastAsia="fr-FR"/>
              </w:rPr>
              <w:tab/>
            </w:r>
            <w:r w:rsidRPr="00FF4D75">
              <w:rPr>
                <w:rStyle w:val="Lienhypertexte"/>
                <w:noProof/>
              </w:rPr>
              <w:t>Définition</w:t>
            </w:r>
            <w:r>
              <w:rPr>
                <w:noProof/>
                <w:webHidden/>
              </w:rPr>
              <w:tab/>
            </w:r>
            <w:r>
              <w:rPr>
                <w:noProof/>
                <w:webHidden/>
              </w:rPr>
              <w:fldChar w:fldCharType="begin"/>
            </w:r>
            <w:r>
              <w:rPr>
                <w:noProof/>
                <w:webHidden/>
              </w:rPr>
              <w:instrText xml:space="preserve"> PAGEREF _Toc402791499 \h </w:instrText>
            </w:r>
            <w:r>
              <w:rPr>
                <w:noProof/>
                <w:webHidden/>
              </w:rPr>
            </w:r>
            <w:r>
              <w:rPr>
                <w:noProof/>
                <w:webHidden/>
              </w:rPr>
              <w:fldChar w:fldCharType="separate"/>
            </w:r>
            <w:r>
              <w:rPr>
                <w:noProof/>
                <w:webHidden/>
              </w:rPr>
              <w:t>23</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500" w:history="1">
            <w:r w:rsidRPr="00FF4D75">
              <w:rPr>
                <w:rStyle w:val="Lienhypertexte"/>
                <w:noProof/>
              </w:rPr>
              <w:t>5.2.2</w:t>
            </w:r>
            <w:r>
              <w:rPr>
                <w:rFonts w:eastAsiaTheme="minorEastAsia"/>
                <w:noProof/>
                <w:lang w:eastAsia="fr-FR"/>
              </w:rPr>
              <w:tab/>
            </w:r>
            <w:r w:rsidRPr="00FF4D75">
              <w:rPr>
                <w:rStyle w:val="Lienhypertexte"/>
                <w:noProof/>
              </w:rPr>
              <w:t>Créer une tâche</w:t>
            </w:r>
            <w:r>
              <w:rPr>
                <w:noProof/>
                <w:webHidden/>
              </w:rPr>
              <w:tab/>
            </w:r>
            <w:r>
              <w:rPr>
                <w:noProof/>
                <w:webHidden/>
              </w:rPr>
              <w:fldChar w:fldCharType="begin"/>
            </w:r>
            <w:r>
              <w:rPr>
                <w:noProof/>
                <w:webHidden/>
              </w:rPr>
              <w:instrText xml:space="preserve"> PAGEREF _Toc402791500 \h </w:instrText>
            </w:r>
            <w:r>
              <w:rPr>
                <w:noProof/>
                <w:webHidden/>
              </w:rPr>
            </w:r>
            <w:r>
              <w:rPr>
                <w:noProof/>
                <w:webHidden/>
              </w:rPr>
              <w:fldChar w:fldCharType="separate"/>
            </w:r>
            <w:r>
              <w:rPr>
                <w:noProof/>
                <w:webHidden/>
              </w:rPr>
              <w:t>23</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501" w:history="1">
            <w:r w:rsidRPr="00FF4D75">
              <w:rPr>
                <w:rStyle w:val="Lienhypertexte"/>
                <w:noProof/>
              </w:rPr>
              <w:t>5.3</w:t>
            </w:r>
            <w:r>
              <w:rPr>
                <w:rFonts w:eastAsiaTheme="minorEastAsia"/>
                <w:noProof/>
                <w:lang w:eastAsia="fr-FR"/>
              </w:rPr>
              <w:tab/>
            </w:r>
            <w:r w:rsidRPr="00FF4D75">
              <w:rPr>
                <w:rStyle w:val="Lienhypertexte"/>
                <w:noProof/>
              </w:rPr>
              <w:t>Gérer un Evénement</w:t>
            </w:r>
            <w:r>
              <w:rPr>
                <w:noProof/>
                <w:webHidden/>
              </w:rPr>
              <w:tab/>
            </w:r>
            <w:r>
              <w:rPr>
                <w:noProof/>
                <w:webHidden/>
              </w:rPr>
              <w:fldChar w:fldCharType="begin"/>
            </w:r>
            <w:r>
              <w:rPr>
                <w:noProof/>
                <w:webHidden/>
              </w:rPr>
              <w:instrText xml:space="preserve"> PAGEREF _Toc402791501 \h </w:instrText>
            </w:r>
            <w:r>
              <w:rPr>
                <w:noProof/>
                <w:webHidden/>
              </w:rPr>
            </w:r>
            <w:r>
              <w:rPr>
                <w:noProof/>
                <w:webHidden/>
              </w:rPr>
              <w:fldChar w:fldCharType="separate"/>
            </w:r>
            <w:r>
              <w:rPr>
                <w:noProof/>
                <w:webHidden/>
              </w:rPr>
              <w:t>24</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502" w:history="1">
            <w:r w:rsidRPr="00FF4D75">
              <w:rPr>
                <w:rStyle w:val="Lienhypertexte"/>
                <w:noProof/>
              </w:rPr>
              <w:t>5.3.1</w:t>
            </w:r>
            <w:r>
              <w:rPr>
                <w:rFonts w:eastAsiaTheme="minorEastAsia"/>
                <w:noProof/>
                <w:lang w:eastAsia="fr-FR"/>
              </w:rPr>
              <w:tab/>
            </w:r>
            <w:r w:rsidRPr="00FF4D75">
              <w:rPr>
                <w:rStyle w:val="Lienhypertexte"/>
                <w:noProof/>
              </w:rPr>
              <w:t>Définition</w:t>
            </w:r>
            <w:r>
              <w:rPr>
                <w:noProof/>
                <w:webHidden/>
              </w:rPr>
              <w:tab/>
            </w:r>
            <w:r>
              <w:rPr>
                <w:noProof/>
                <w:webHidden/>
              </w:rPr>
              <w:fldChar w:fldCharType="begin"/>
            </w:r>
            <w:r>
              <w:rPr>
                <w:noProof/>
                <w:webHidden/>
              </w:rPr>
              <w:instrText xml:space="preserve"> PAGEREF _Toc402791502 \h </w:instrText>
            </w:r>
            <w:r>
              <w:rPr>
                <w:noProof/>
                <w:webHidden/>
              </w:rPr>
            </w:r>
            <w:r>
              <w:rPr>
                <w:noProof/>
                <w:webHidden/>
              </w:rPr>
              <w:fldChar w:fldCharType="separate"/>
            </w:r>
            <w:r>
              <w:rPr>
                <w:noProof/>
                <w:webHidden/>
              </w:rPr>
              <w:t>25</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503" w:history="1">
            <w:r w:rsidRPr="00FF4D75">
              <w:rPr>
                <w:rStyle w:val="Lienhypertexte"/>
                <w:noProof/>
              </w:rPr>
              <w:t>5.3.2</w:t>
            </w:r>
            <w:r>
              <w:rPr>
                <w:rFonts w:eastAsiaTheme="minorEastAsia"/>
                <w:noProof/>
                <w:lang w:eastAsia="fr-FR"/>
              </w:rPr>
              <w:tab/>
            </w:r>
            <w:r w:rsidRPr="00FF4D75">
              <w:rPr>
                <w:rStyle w:val="Lienhypertexte"/>
                <w:noProof/>
              </w:rPr>
              <w:t>Créer un événement</w:t>
            </w:r>
            <w:r>
              <w:rPr>
                <w:noProof/>
                <w:webHidden/>
              </w:rPr>
              <w:tab/>
            </w:r>
            <w:r>
              <w:rPr>
                <w:noProof/>
                <w:webHidden/>
              </w:rPr>
              <w:fldChar w:fldCharType="begin"/>
            </w:r>
            <w:r>
              <w:rPr>
                <w:noProof/>
                <w:webHidden/>
              </w:rPr>
              <w:instrText xml:space="preserve"> PAGEREF _Toc402791503 \h </w:instrText>
            </w:r>
            <w:r>
              <w:rPr>
                <w:noProof/>
                <w:webHidden/>
              </w:rPr>
            </w:r>
            <w:r>
              <w:rPr>
                <w:noProof/>
                <w:webHidden/>
              </w:rPr>
              <w:fldChar w:fldCharType="separate"/>
            </w:r>
            <w:r>
              <w:rPr>
                <w:noProof/>
                <w:webHidden/>
              </w:rPr>
              <w:t>25</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504" w:history="1">
            <w:r w:rsidRPr="00FF4D75">
              <w:rPr>
                <w:rStyle w:val="Lienhypertexte"/>
                <w:noProof/>
              </w:rPr>
              <w:t>5.4</w:t>
            </w:r>
            <w:r>
              <w:rPr>
                <w:rFonts w:eastAsiaTheme="minorEastAsia"/>
                <w:noProof/>
                <w:lang w:eastAsia="fr-FR"/>
              </w:rPr>
              <w:tab/>
            </w:r>
            <w:r w:rsidRPr="00FF4D75">
              <w:rPr>
                <w:rStyle w:val="Lienhypertexte"/>
                <w:noProof/>
              </w:rPr>
              <w:t>Gérer les demandes de réunion</w:t>
            </w:r>
            <w:r>
              <w:rPr>
                <w:noProof/>
                <w:webHidden/>
              </w:rPr>
              <w:tab/>
            </w:r>
            <w:r>
              <w:rPr>
                <w:noProof/>
                <w:webHidden/>
              </w:rPr>
              <w:fldChar w:fldCharType="begin"/>
            </w:r>
            <w:r>
              <w:rPr>
                <w:noProof/>
                <w:webHidden/>
              </w:rPr>
              <w:instrText xml:space="preserve"> PAGEREF _Toc402791504 \h </w:instrText>
            </w:r>
            <w:r>
              <w:rPr>
                <w:noProof/>
                <w:webHidden/>
              </w:rPr>
            </w:r>
            <w:r>
              <w:rPr>
                <w:noProof/>
                <w:webHidden/>
              </w:rPr>
              <w:fldChar w:fldCharType="separate"/>
            </w:r>
            <w:r>
              <w:rPr>
                <w:noProof/>
                <w:webHidden/>
              </w:rPr>
              <w:t>26</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505" w:history="1">
            <w:r w:rsidRPr="00FF4D75">
              <w:rPr>
                <w:rStyle w:val="Lienhypertexte"/>
                <w:noProof/>
                <w:lang w:eastAsia="fr-FR"/>
              </w:rPr>
              <w:t>5.5</w:t>
            </w:r>
            <w:r>
              <w:rPr>
                <w:rFonts w:eastAsiaTheme="minorEastAsia"/>
                <w:noProof/>
                <w:lang w:eastAsia="fr-FR"/>
              </w:rPr>
              <w:tab/>
            </w:r>
            <w:r w:rsidRPr="00FF4D75">
              <w:rPr>
                <w:rStyle w:val="Lienhypertexte"/>
                <w:noProof/>
                <w:lang w:eastAsia="fr-FR"/>
              </w:rPr>
              <w:t>Consigner un Appel</w:t>
            </w:r>
            <w:r>
              <w:rPr>
                <w:noProof/>
                <w:webHidden/>
              </w:rPr>
              <w:tab/>
            </w:r>
            <w:r>
              <w:rPr>
                <w:noProof/>
                <w:webHidden/>
              </w:rPr>
              <w:fldChar w:fldCharType="begin"/>
            </w:r>
            <w:r>
              <w:rPr>
                <w:noProof/>
                <w:webHidden/>
              </w:rPr>
              <w:instrText xml:space="preserve"> PAGEREF _Toc402791505 \h </w:instrText>
            </w:r>
            <w:r>
              <w:rPr>
                <w:noProof/>
                <w:webHidden/>
              </w:rPr>
            </w:r>
            <w:r>
              <w:rPr>
                <w:noProof/>
                <w:webHidden/>
              </w:rPr>
              <w:fldChar w:fldCharType="separate"/>
            </w:r>
            <w:r>
              <w:rPr>
                <w:noProof/>
                <w:webHidden/>
              </w:rPr>
              <w:t>26</w:t>
            </w:r>
            <w:r>
              <w:rPr>
                <w:noProof/>
                <w:webHidden/>
              </w:rPr>
              <w:fldChar w:fldCharType="end"/>
            </w:r>
          </w:hyperlink>
        </w:p>
        <w:p w:rsidR="006423A8" w:rsidRDefault="006423A8">
          <w:pPr>
            <w:pStyle w:val="TM1"/>
            <w:tabs>
              <w:tab w:val="left" w:pos="440"/>
              <w:tab w:val="right" w:leader="dot" w:pos="9345"/>
            </w:tabs>
            <w:rPr>
              <w:rFonts w:eastAsiaTheme="minorEastAsia"/>
              <w:noProof/>
              <w:lang w:eastAsia="fr-FR"/>
            </w:rPr>
          </w:pPr>
          <w:hyperlink w:anchor="_Toc402791506" w:history="1">
            <w:r w:rsidRPr="00FF4D75">
              <w:rPr>
                <w:rStyle w:val="Lienhypertexte"/>
                <w:noProof/>
              </w:rPr>
              <w:t>6</w:t>
            </w:r>
            <w:r>
              <w:rPr>
                <w:rFonts w:eastAsiaTheme="minorEastAsia"/>
                <w:noProof/>
                <w:lang w:eastAsia="fr-FR"/>
              </w:rPr>
              <w:tab/>
            </w:r>
            <w:r w:rsidRPr="00FF4D75">
              <w:rPr>
                <w:rStyle w:val="Lienhypertexte"/>
                <w:noProof/>
              </w:rPr>
              <w:t>Les campagnes</w:t>
            </w:r>
            <w:r>
              <w:rPr>
                <w:noProof/>
                <w:webHidden/>
              </w:rPr>
              <w:tab/>
            </w:r>
            <w:r>
              <w:rPr>
                <w:noProof/>
                <w:webHidden/>
              </w:rPr>
              <w:fldChar w:fldCharType="begin"/>
            </w:r>
            <w:r>
              <w:rPr>
                <w:noProof/>
                <w:webHidden/>
              </w:rPr>
              <w:instrText xml:space="preserve"> PAGEREF _Toc402791506 \h </w:instrText>
            </w:r>
            <w:r>
              <w:rPr>
                <w:noProof/>
                <w:webHidden/>
              </w:rPr>
            </w:r>
            <w:r>
              <w:rPr>
                <w:noProof/>
                <w:webHidden/>
              </w:rPr>
              <w:fldChar w:fldCharType="separate"/>
            </w:r>
            <w:r>
              <w:rPr>
                <w:noProof/>
                <w:webHidden/>
              </w:rPr>
              <w:t>28</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507" w:history="1">
            <w:r w:rsidRPr="00FF4D75">
              <w:rPr>
                <w:rStyle w:val="Lienhypertexte"/>
                <w:noProof/>
              </w:rPr>
              <w:t>6.1</w:t>
            </w:r>
            <w:r>
              <w:rPr>
                <w:rFonts w:eastAsiaTheme="minorEastAsia"/>
                <w:noProof/>
                <w:lang w:eastAsia="fr-FR"/>
              </w:rPr>
              <w:tab/>
            </w:r>
            <w:r w:rsidRPr="00FF4D75">
              <w:rPr>
                <w:rStyle w:val="Lienhypertexte"/>
                <w:noProof/>
              </w:rPr>
              <w:t>Overview des campagnes</w:t>
            </w:r>
            <w:r>
              <w:rPr>
                <w:noProof/>
                <w:webHidden/>
              </w:rPr>
              <w:tab/>
            </w:r>
            <w:r>
              <w:rPr>
                <w:noProof/>
                <w:webHidden/>
              </w:rPr>
              <w:fldChar w:fldCharType="begin"/>
            </w:r>
            <w:r>
              <w:rPr>
                <w:noProof/>
                <w:webHidden/>
              </w:rPr>
              <w:instrText xml:space="preserve"> PAGEREF _Toc402791507 \h </w:instrText>
            </w:r>
            <w:r>
              <w:rPr>
                <w:noProof/>
                <w:webHidden/>
              </w:rPr>
            </w:r>
            <w:r>
              <w:rPr>
                <w:noProof/>
                <w:webHidden/>
              </w:rPr>
              <w:fldChar w:fldCharType="separate"/>
            </w:r>
            <w:r>
              <w:rPr>
                <w:noProof/>
                <w:webHidden/>
              </w:rPr>
              <w:t>28</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508" w:history="1">
            <w:r w:rsidRPr="00FF4D75">
              <w:rPr>
                <w:rStyle w:val="Lienhypertexte"/>
                <w:noProof/>
              </w:rPr>
              <w:t>6.2</w:t>
            </w:r>
            <w:r>
              <w:rPr>
                <w:rFonts w:eastAsiaTheme="minorEastAsia"/>
                <w:noProof/>
                <w:lang w:eastAsia="fr-FR"/>
              </w:rPr>
              <w:tab/>
            </w:r>
            <w:r w:rsidRPr="00FF4D75">
              <w:rPr>
                <w:rStyle w:val="Lienhypertexte"/>
                <w:noProof/>
              </w:rPr>
              <w:t>Consultation d’une campagne</w:t>
            </w:r>
            <w:r>
              <w:rPr>
                <w:noProof/>
                <w:webHidden/>
              </w:rPr>
              <w:tab/>
            </w:r>
            <w:r>
              <w:rPr>
                <w:noProof/>
                <w:webHidden/>
              </w:rPr>
              <w:fldChar w:fldCharType="begin"/>
            </w:r>
            <w:r>
              <w:rPr>
                <w:noProof/>
                <w:webHidden/>
              </w:rPr>
              <w:instrText xml:space="preserve"> PAGEREF _Toc402791508 \h </w:instrText>
            </w:r>
            <w:r>
              <w:rPr>
                <w:noProof/>
                <w:webHidden/>
              </w:rPr>
            </w:r>
            <w:r>
              <w:rPr>
                <w:noProof/>
                <w:webHidden/>
              </w:rPr>
              <w:fldChar w:fldCharType="separate"/>
            </w:r>
            <w:r>
              <w:rPr>
                <w:noProof/>
                <w:webHidden/>
              </w:rPr>
              <w:t>28</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509" w:history="1">
            <w:r w:rsidRPr="00FF4D75">
              <w:rPr>
                <w:rStyle w:val="Lienhypertexte"/>
                <w:noProof/>
              </w:rPr>
              <w:t>6.3</w:t>
            </w:r>
            <w:r>
              <w:rPr>
                <w:rFonts w:eastAsiaTheme="minorEastAsia"/>
                <w:noProof/>
                <w:lang w:eastAsia="fr-FR"/>
              </w:rPr>
              <w:tab/>
            </w:r>
            <w:r w:rsidRPr="00FF4D75">
              <w:rPr>
                <w:rStyle w:val="Lienhypertexte"/>
                <w:noProof/>
              </w:rPr>
              <w:t>Réalisation d’une campagne</w:t>
            </w:r>
            <w:r>
              <w:rPr>
                <w:noProof/>
                <w:webHidden/>
              </w:rPr>
              <w:tab/>
            </w:r>
            <w:r>
              <w:rPr>
                <w:noProof/>
                <w:webHidden/>
              </w:rPr>
              <w:fldChar w:fldCharType="begin"/>
            </w:r>
            <w:r>
              <w:rPr>
                <w:noProof/>
                <w:webHidden/>
              </w:rPr>
              <w:instrText xml:space="preserve"> PAGEREF _Toc402791509 \h </w:instrText>
            </w:r>
            <w:r>
              <w:rPr>
                <w:noProof/>
                <w:webHidden/>
              </w:rPr>
            </w:r>
            <w:r>
              <w:rPr>
                <w:noProof/>
                <w:webHidden/>
              </w:rPr>
              <w:fldChar w:fldCharType="separate"/>
            </w:r>
            <w:r>
              <w:rPr>
                <w:noProof/>
                <w:webHidden/>
              </w:rPr>
              <w:t>29</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510" w:history="1">
            <w:r w:rsidRPr="00FF4D75">
              <w:rPr>
                <w:rStyle w:val="Lienhypertexte"/>
                <w:noProof/>
              </w:rPr>
              <w:t>6.3.1</w:t>
            </w:r>
            <w:r>
              <w:rPr>
                <w:rFonts w:eastAsiaTheme="minorEastAsia"/>
                <w:noProof/>
                <w:lang w:eastAsia="fr-FR"/>
              </w:rPr>
              <w:tab/>
            </w:r>
            <w:r w:rsidRPr="00FF4D75">
              <w:rPr>
                <w:rStyle w:val="Lienhypertexte"/>
                <w:noProof/>
              </w:rPr>
              <w:t>Création d’une campagne</w:t>
            </w:r>
            <w:r>
              <w:rPr>
                <w:noProof/>
                <w:webHidden/>
              </w:rPr>
              <w:tab/>
            </w:r>
            <w:r>
              <w:rPr>
                <w:noProof/>
                <w:webHidden/>
              </w:rPr>
              <w:fldChar w:fldCharType="begin"/>
            </w:r>
            <w:r>
              <w:rPr>
                <w:noProof/>
                <w:webHidden/>
              </w:rPr>
              <w:instrText xml:space="preserve"> PAGEREF _Toc402791510 \h </w:instrText>
            </w:r>
            <w:r>
              <w:rPr>
                <w:noProof/>
                <w:webHidden/>
              </w:rPr>
            </w:r>
            <w:r>
              <w:rPr>
                <w:noProof/>
                <w:webHidden/>
              </w:rPr>
              <w:fldChar w:fldCharType="separate"/>
            </w:r>
            <w:r>
              <w:rPr>
                <w:noProof/>
                <w:webHidden/>
              </w:rPr>
              <w:t>29</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511" w:history="1">
            <w:r w:rsidRPr="00FF4D75">
              <w:rPr>
                <w:rStyle w:val="Lienhypertexte"/>
                <w:noProof/>
              </w:rPr>
              <w:t>6.4</w:t>
            </w:r>
            <w:r>
              <w:rPr>
                <w:rFonts w:eastAsiaTheme="minorEastAsia"/>
                <w:noProof/>
                <w:lang w:eastAsia="fr-FR"/>
              </w:rPr>
              <w:tab/>
            </w:r>
            <w:r w:rsidRPr="00FF4D75">
              <w:rPr>
                <w:rStyle w:val="Lienhypertexte"/>
                <w:noProof/>
              </w:rPr>
              <w:t>Associer des membres</w:t>
            </w:r>
            <w:r>
              <w:rPr>
                <w:noProof/>
                <w:webHidden/>
              </w:rPr>
              <w:tab/>
            </w:r>
            <w:r>
              <w:rPr>
                <w:noProof/>
                <w:webHidden/>
              </w:rPr>
              <w:fldChar w:fldCharType="begin"/>
            </w:r>
            <w:r>
              <w:rPr>
                <w:noProof/>
                <w:webHidden/>
              </w:rPr>
              <w:instrText xml:space="preserve"> PAGEREF _Toc402791511 \h </w:instrText>
            </w:r>
            <w:r>
              <w:rPr>
                <w:noProof/>
                <w:webHidden/>
              </w:rPr>
            </w:r>
            <w:r>
              <w:rPr>
                <w:noProof/>
                <w:webHidden/>
              </w:rPr>
              <w:fldChar w:fldCharType="separate"/>
            </w:r>
            <w:r>
              <w:rPr>
                <w:noProof/>
                <w:webHidden/>
              </w:rPr>
              <w:t>30</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512" w:history="1">
            <w:r w:rsidRPr="00FF4D75">
              <w:rPr>
                <w:rStyle w:val="Lienhypertexte"/>
                <w:noProof/>
              </w:rPr>
              <w:t>6.4.1</w:t>
            </w:r>
            <w:r>
              <w:rPr>
                <w:rFonts w:eastAsiaTheme="minorEastAsia"/>
                <w:noProof/>
                <w:lang w:eastAsia="fr-FR"/>
              </w:rPr>
              <w:tab/>
            </w:r>
            <w:r w:rsidRPr="00FF4D75">
              <w:rPr>
                <w:rStyle w:val="Lienhypertexte"/>
                <w:noProof/>
              </w:rPr>
              <w:t>Ajout de membres en masse suite à un ciblage simple en sélectionnant le type d’email</w:t>
            </w:r>
            <w:r>
              <w:rPr>
                <w:noProof/>
                <w:webHidden/>
              </w:rPr>
              <w:tab/>
            </w:r>
            <w:r>
              <w:rPr>
                <w:noProof/>
                <w:webHidden/>
              </w:rPr>
              <w:fldChar w:fldCharType="begin"/>
            </w:r>
            <w:r>
              <w:rPr>
                <w:noProof/>
                <w:webHidden/>
              </w:rPr>
              <w:instrText xml:space="preserve"> PAGEREF _Toc402791512 \h </w:instrText>
            </w:r>
            <w:r>
              <w:rPr>
                <w:noProof/>
                <w:webHidden/>
              </w:rPr>
            </w:r>
            <w:r>
              <w:rPr>
                <w:noProof/>
                <w:webHidden/>
              </w:rPr>
              <w:fldChar w:fldCharType="separate"/>
            </w:r>
            <w:r>
              <w:rPr>
                <w:noProof/>
                <w:webHidden/>
              </w:rPr>
              <w:t>31</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513" w:history="1">
            <w:r w:rsidRPr="00FF4D75">
              <w:rPr>
                <w:rStyle w:val="Lienhypertexte"/>
                <w:noProof/>
              </w:rPr>
              <w:t>6.4.2</w:t>
            </w:r>
            <w:r>
              <w:rPr>
                <w:rFonts w:eastAsiaTheme="minorEastAsia"/>
                <w:noProof/>
                <w:lang w:eastAsia="fr-FR"/>
              </w:rPr>
              <w:tab/>
            </w:r>
            <w:r w:rsidRPr="00FF4D75">
              <w:rPr>
                <w:rStyle w:val="Lienhypertexte"/>
                <w:noProof/>
              </w:rPr>
              <w:t>Ajout de membres en masse suite à un ciblage avancé en sélectionnant le type d’email</w:t>
            </w:r>
            <w:r>
              <w:rPr>
                <w:noProof/>
                <w:webHidden/>
              </w:rPr>
              <w:tab/>
            </w:r>
            <w:r>
              <w:rPr>
                <w:noProof/>
                <w:webHidden/>
              </w:rPr>
              <w:fldChar w:fldCharType="begin"/>
            </w:r>
            <w:r>
              <w:rPr>
                <w:noProof/>
                <w:webHidden/>
              </w:rPr>
              <w:instrText xml:space="preserve"> PAGEREF _Toc402791513 \h </w:instrText>
            </w:r>
            <w:r>
              <w:rPr>
                <w:noProof/>
                <w:webHidden/>
              </w:rPr>
            </w:r>
            <w:r>
              <w:rPr>
                <w:noProof/>
                <w:webHidden/>
              </w:rPr>
              <w:fldChar w:fldCharType="separate"/>
            </w:r>
            <w:r>
              <w:rPr>
                <w:noProof/>
                <w:webHidden/>
              </w:rPr>
              <w:t>33</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514" w:history="1">
            <w:r w:rsidRPr="00FF4D75">
              <w:rPr>
                <w:rStyle w:val="Lienhypertexte"/>
                <w:noProof/>
              </w:rPr>
              <w:t>6.4.3</w:t>
            </w:r>
            <w:r>
              <w:rPr>
                <w:rFonts w:eastAsiaTheme="minorEastAsia"/>
                <w:noProof/>
                <w:lang w:eastAsia="fr-FR"/>
              </w:rPr>
              <w:tab/>
            </w:r>
            <w:r w:rsidRPr="00FF4D75">
              <w:rPr>
                <w:rStyle w:val="Lienhypertexte"/>
                <w:noProof/>
              </w:rPr>
              <w:t>Ajout de membres en masse en important des fichiers externes</w:t>
            </w:r>
            <w:r>
              <w:rPr>
                <w:noProof/>
                <w:webHidden/>
              </w:rPr>
              <w:tab/>
            </w:r>
            <w:r>
              <w:rPr>
                <w:noProof/>
                <w:webHidden/>
              </w:rPr>
              <w:fldChar w:fldCharType="begin"/>
            </w:r>
            <w:r>
              <w:rPr>
                <w:noProof/>
                <w:webHidden/>
              </w:rPr>
              <w:instrText xml:space="preserve"> PAGEREF _Toc402791514 \h </w:instrText>
            </w:r>
            <w:r>
              <w:rPr>
                <w:noProof/>
                <w:webHidden/>
              </w:rPr>
            </w:r>
            <w:r>
              <w:rPr>
                <w:noProof/>
                <w:webHidden/>
              </w:rPr>
              <w:fldChar w:fldCharType="separate"/>
            </w:r>
            <w:r>
              <w:rPr>
                <w:noProof/>
                <w:webHidden/>
              </w:rPr>
              <w:t>36</w:t>
            </w:r>
            <w:r>
              <w:rPr>
                <w:noProof/>
                <w:webHidden/>
              </w:rPr>
              <w:fldChar w:fldCharType="end"/>
            </w:r>
          </w:hyperlink>
        </w:p>
        <w:p w:rsidR="006423A8" w:rsidRDefault="006423A8">
          <w:pPr>
            <w:pStyle w:val="TM3"/>
            <w:tabs>
              <w:tab w:val="left" w:pos="1320"/>
              <w:tab w:val="right" w:leader="dot" w:pos="9345"/>
            </w:tabs>
            <w:rPr>
              <w:rFonts w:eastAsiaTheme="minorEastAsia"/>
              <w:noProof/>
              <w:lang w:eastAsia="fr-FR"/>
            </w:rPr>
          </w:pPr>
          <w:hyperlink w:anchor="_Toc402791515" w:history="1">
            <w:r w:rsidRPr="00FF4D75">
              <w:rPr>
                <w:rStyle w:val="Lienhypertexte"/>
                <w:noProof/>
              </w:rPr>
              <w:t>6.4.4</w:t>
            </w:r>
            <w:r>
              <w:rPr>
                <w:rFonts w:eastAsiaTheme="minorEastAsia"/>
                <w:noProof/>
                <w:lang w:eastAsia="fr-FR"/>
              </w:rPr>
              <w:tab/>
            </w:r>
            <w:r w:rsidRPr="00FF4D75">
              <w:rPr>
                <w:rStyle w:val="Lienhypertexte"/>
                <w:noProof/>
              </w:rPr>
              <w:t>Gérer les statuts des membres de la campagne</w:t>
            </w:r>
            <w:r>
              <w:rPr>
                <w:noProof/>
                <w:webHidden/>
              </w:rPr>
              <w:tab/>
            </w:r>
            <w:r>
              <w:rPr>
                <w:noProof/>
                <w:webHidden/>
              </w:rPr>
              <w:fldChar w:fldCharType="begin"/>
            </w:r>
            <w:r>
              <w:rPr>
                <w:noProof/>
                <w:webHidden/>
              </w:rPr>
              <w:instrText xml:space="preserve"> PAGEREF _Toc402791515 \h </w:instrText>
            </w:r>
            <w:r>
              <w:rPr>
                <w:noProof/>
                <w:webHidden/>
              </w:rPr>
            </w:r>
            <w:r>
              <w:rPr>
                <w:noProof/>
                <w:webHidden/>
              </w:rPr>
              <w:fldChar w:fldCharType="separate"/>
            </w:r>
            <w:r>
              <w:rPr>
                <w:noProof/>
                <w:webHidden/>
              </w:rPr>
              <w:t>37</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516" w:history="1">
            <w:r w:rsidRPr="00FF4D75">
              <w:rPr>
                <w:rStyle w:val="Lienhypertexte"/>
                <w:noProof/>
              </w:rPr>
              <w:t>6.5</w:t>
            </w:r>
            <w:r>
              <w:rPr>
                <w:rFonts w:eastAsiaTheme="minorEastAsia"/>
                <w:noProof/>
                <w:lang w:eastAsia="fr-FR"/>
              </w:rPr>
              <w:tab/>
            </w:r>
            <w:r w:rsidRPr="00FF4D75">
              <w:rPr>
                <w:rStyle w:val="Lienhypertexte"/>
                <w:noProof/>
              </w:rPr>
              <w:t>Liste associée à la campagne</w:t>
            </w:r>
            <w:r>
              <w:rPr>
                <w:noProof/>
                <w:webHidden/>
              </w:rPr>
              <w:tab/>
            </w:r>
            <w:r>
              <w:rPr>
                <w:noProof/>
                <w:webHidden/>
              </w:rPr>
              <w:fldChar w:fldCharType="begin"/>
            </w:r>
            <w:r>
              <w:rPr>
                <w:noProof/>
                <w:webHidden/>
              </w:rPr>
              <w:instrText xml:space="preserve"> PAGEREF _Toc402791516 \h </w:instrText>
            </w:r>
            <w:r>
              <w:rPr>
                <w:noProof/>
                <w:webHidden/>
              </w:rPr>
            </w:r>
            <w:r>
              <w:rPr>
                <w:noProof/>
                <w:webHidden/>
              </w:rPr>
              <w:fldChar w:fldCharType="separate"/>
            </w:r>
            <w:r>
              <w:rPr>
                <w:noProof/>
                <w:webHidden/>
              </w:rPr>
              <w:t>38</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517" w:history="1">
            <w:r w:rsidRPr="00FF4D75">
              <w:rPr>
                <w:rStyle w:val="Lienhypertexte"/>
                <w:noProof/>
              </w:rPr>
              <w:t>6.6</w:t>
            </w:r>
            <w:r>
              <w:rPr>
                <w:rFonts w:eastAsiaTheme="minorEastAsia"/>
                <w:noProof/>
                <w:lang w:eastAsia="fr-FR"/>
              </w:rPr>
              <w:tab/>
            </w:r>
            <w:r w:rsidRPr="00FF4D75">
              <w:rPr>
                <w:rStyle w:val="Lienhypertexte"/>
                <w:noProof/>
              </w:rPr>
              <w:t>Hiérarchie des campagnes</w:t>
            </w:r>
            <w:r>
              <w:rPr>
                <w:noProof/>
                <w:webHidden/>
              </w:rPr>
              <w:tab/>
            </w:r>
            <w:r>
              <w:rPr>
                <w:noProof/>
                <w:webHidden/>
              </w:rPr>
              <w:fldChar w:fldCharType="begin"/>
            </w:r>
            <w:r>
              <w:rPr>
                <w:noProof/>
                <w:webHidden/>
              </w:rPr>
              <w:instrText xml:space="preserve"> PAGEREF _Toc402791517 \h </w:instrText>
            </w:r>
            <w:r>
              <w:rPr>
                <w:noProof/>
                <w:webHidden/>
              </w:rPr>
            </w:r>
            <w:r>
              <w:rPr>
                <w:noProof/>
                <w:webHidden/>
              </w:rPr>
              <w:fldChar w:fldCharType="separate"/>
            </w:r>
            <w:r>
              <w:rPr>
                <w:noProof/>
                <w:webHidden/>
              </w:rPr>
              <w:t>39</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518" w:history="1">
            <w:r w:rsidRPr="00FF4D75">
              <w:rPr>
                <w:rStyle w:val="Lienhypertexte"/>
                <w:noProof/>
              </w:rPr>
              <w:t>6.7</w:t>
            </w:r>
            <w:r>
              <w:rPr>
                <w:rFonts w:eastAsiaTheme="minorEastAsia"/>
                <w:noProof/>
                <w:lang w:eastAsia="fr-FR"/>
              </w:rPr>
              <w:tab/>
            </w:r>
            <w:r w:rsidRPr="00FF4D75">
              <w:rPr>
                <w:rStyle w:val="Lienhypertexte"/>
                <w:noProof/>
              </w:rPr>
              <w:t>Rattachement d’une campagne</w:t>
            </w:r>
            <w:r>
              <w:rPr>
                <w:noProof/>
                <w:webHidden/>
              </w:rPr>
              <w:tab/>
            </w:r>
            <w:r>
              <w:rPr>
                <w:noProof/>
                <w:webHidden/>
              </w:rPr>
              <w:fldChar w:fldCharType="begin"/>
            </w:r>
            <w:r>
              <w:rPr>
                <w:noProof/>
                <w:webHidden/>
              </w:rPr>
              <w:instrText xml:space="preserve"> PAGEREF _Toc402791518 \h </w:instrText>
            </w:r>
            <w:r>
              <w:rPr>
                <w:noProof/>
                <w:webHidden/>
              </w:rPr>
            </w:r>
            <w:r>
              <w:rPr>
                <w:noProof/>
                <w:webHidden/>
              </w:rPr>
              <w:fldChar w:fldCharType="separate"/>
            </w:r>
            <w:r>
              <w:rPr>
                <w:noProof/>
                <w:webHidden/>
              </w:rPr>
              <w:t>40</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519" w:history="1">
            <w:r w:rsidRPr="00FF4D75">
              <w:rPr>
                <w:rStyle w:val="Lienhypertexte"/>
                <w:noProof/>
              </w:rPr>
              <w:t>6.8</w:t>
            </w:r>
            <w:r>
              <w:rPr>
                <w:rFonts w:eastAsiaTheme="minorEastAsia"/>
                <w:noProof/>
                <w:lang w:eastAsia="fr-FR"/>
              </w:rPr>
              <w:tab/>
            </w:r>
            <w:r w:rsidRPr="00FF4D75">
              <w:rPr>
                <w:rStyle w:val="Lienhypertexte"/>
                <w:noProof/>
              </w:rPr>
              <w:t>Activités</w:t>
            </w:r>
            <w:r>
              <w:rPr>
                <w:noProof/>
                <w:webHidden/>
              </w:rPr>
              <w:tab/>
            </w:r>
            <w:r>
              <w:rPr>
                <w:noProof/>
                <w:webHidden/>
              </w:rPr>
              <w:fldChar w:fldCharType="begin"/>
            </w:r>
            <w:r>
              <w:rPr>
                <w:noProof/>
                <w:webHidden/>
              </w:rPr>
              <w:instrText xml:space="preserve"> PAGEREF _Toc402791519 \h </w:instrText>
            </w:r>
            <w:r>
              <w:rPr>
                <w:noProof/>
                <w:webHidden/>
              </w:rPr>
            </w:r>
            <w:r>
              <w:rPr>
                <w:noProof/>
                <w:webHidden/>
              </w:rPr>
              <w:fldChar w:fldCharType="separate"/>
            </w:r>
            <w:r>
              <w:rPr>
                <w:noProof/>
                <w:webHidden/>
              </w:rPr>
              <w:t>41</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520" w:history="1">
            <w:r w:rsidRPr="00FF4D75">
              <w:rPr>
                <w:rStyle w:val="Lienhypertexte"/>
                <w:noProof/>
              </w:rPr>
              <w:t>6.9</w:t>
            </w:r>
            <w:r>
              <w:rPr>
                <w:rFonts w:eastAsiaTheme="minorEastAsia"/>
                <w:noProof/>
                <w:lang w:eastAsia="fr-FR"/>
              </w:rPr>
              <w:tab/>
            </w:r>
            <w:r w:rsidRPr="00FF4D75">
              <w:rPr>
                <w:rStyle w:val="Lienhypertexte"/>
                <w:noProof/>
              </w:rPr>
              <w:t>Envoi d’emails aux membres de la campagne avec InxMail</w:t>
            </w:r>
            <w:r>
              <w:rPr>
                <w:noProof/>
                <w:webHidden/>
              </w:rPr>
              <w:tab/>
            </w:r>
            <w:r>
              <w:rPr>
                <w:noProof/>
                <w:webHidden/>
              </w:rPr>
              <w:fldChar w:fldCharType="begin"/>
            </w:r>
            <w:r>
              <w:rPr>
                <w:noProof/>
                <w:webHidden/>
              </w:rPr>
              <w:instrText xml:space="preserve"> PAGEREF _Toc402791520 \h </w:instrText>
            </w:r>
            <w:r>
              <w:rPr>
                <w:noProof/>
                <w:webHidden/>
              </w:rPr>
            </w:r>
            <w:r>
              <w:rPr>
                <w:noProof/>
                <w:webHidden/>
              </w:rPr>
              <w:fldChar w:fldCharType="separate"/>
            </w:r>
            <w:r>
              <w:rPr>
                <w:noProof/>
                <w:webHidden/>
              </w:rPr>
              <w:t>41</w:t>
            </w:r>
            <w:r>
              <w:rPr>
                <w:noProof/>
                <w:webHidden/>
              </w:rPr>
              <w:fldChar w:fldCharType="end"/>
            </w:r>
          </w:hyperlink>
        </w:p>
        <w:p w:rsidR="006423A8" w:rsidRDefault="006423A8">
          <w:pPr>
            <w:pStyle w:val="TM2"/>
            <w:tabs>
              <w:tab w:val="left" w:pos="880"/>
              <w:tab w:val="right" w:leader="dot" w:pos="9345"/>
            </w:tabs>
            <w:rPr>
              <w:rFonts w:eastAsiaTheme="minorEastAsia"/>
              <w:noProof/>
              <w:lang w:eastAsia="fr-FR"/>
            </w:rPr>
          </w:pPr>
          <w:hyperlink w:anchor="_Toc402791521" w:history="1">
            <w:r w:rsidRPr="00FF4D75">
              <w:rPr>
                <w:rStyle w:val="Lienhypertexte"/>
                <w:noProof/>
              </w:rPr>
              <w:t>6.10</w:t>
            </w:r>
            <w:r>
              <w:rPr>
                <w:rFonts w:eastAsiaTheme="minorEastAsia"/>
                <w:noProof/>
                <w:lang w:eastAsia="fr-FR"/>
              </w:rPr>
              <w:tab/>
            </w:r>
            <w:r w:rsidRPr="00FF4D75">
              <w:rPr>
                <w:rStyle w:val="Lienhypertexte"/>
                <w:noProof/>
              </w:rPr>
              <w:t>ROI de la campagne</w:t>
            </w:r>
            <w:r>
              <w:rPr>
                <w:noProof/>
                <w:webHidden/>
              </w:rPr>
              <w:tab/>
            </w:r>
            <w:r>
              <w:rPr>
                <w:noProof/>
                <w:webHidden/>
              </w:rPr>
              <w:fldChar w:fldCharType="begin"/>
            </w:r>
            <w:r>
              <w:rPr>
                <w:noProof/>
                <w:webHidden/>
              </w:rPr>
              <w:instrText xml:space="preserve"> PAGEREF _Toc402791521 \h </w:instrText>
            </w:r>
            <w:r>
              <w:rPr>
                <w:noProof/>
                <w:webHidden/>
              </w:rPr>
            </w:r>
            <w:r>
              <w:rPr>
                <w:noProof/>
                <w:webHidden/>
              </w:rPr>
              <w:fldChar w:fldCharType="separate"/>
            </w:r>
            <w:r>
              <w:rPr>
                <w:noProof/>
                <w:webHidden/>
              </w:rPr>
              <w:t>43</w:t>
            </w:r>
            <w:r>
              <w:rPr>
                <w:noProof/>
                <w:webHidden/>
              </w:rPr>
              <w:fldChar w:fldCharType="end"/>
            </w:r>
          </w:hyperlink>
        </w:p>
        <w:p w:rsidR="00B05E95" w:rsidRDefault="00FB0E8D">
          <w:r>
            <w:rPr>
              <w:b/>
              <w:bCs/>
            </w:rPr>
            <w:fldChar w:fldCharType="end"/>
          </w:r>
        </w:p>
      </w:sdtContent>
    </w:sdt>
    <w:p w:rsidR="00B05E95" w:rsidRDefault="00B05E95" w:rsidP="00B05E95">
      <w:r>
        <w:br w:type="page"/>
      </w:r>
    </w:p>
    <w:p w:rsidR="006F69E2" w:rsidRPr="006F69E2" w:rsidRDefault="006F69E2" w:rsidP="00705B8F">
      <w:pPr>
        <w:pStyle w:val="Titre1"/>
        <w:pBdr>
          <w:bottom w:val="single" w:sz="4" w:space="2" w:color="FFC000"/>
        </w:pBdr>
        <w:rPr>
          <w:rStyle w:val="Renvoi"/>
          <w:rFonts w:asciiTheme="minorHAnsi" w:hAnsiTheme="minorHAnsi"/>
          <w:b/>
          <w:i w:val="0"/>
          <w:sz w:val="28"/>
          <w:u w:val="none"/>
        </w:rPr>
      </w:pPr>
      <w:bookmarkStart w:id="2" w:name="_Toc369515156"/>
      <w:bookmarkStart w:id="3" w:name="_Toc372648694"/>
      <w:bookmarkStart w:id="4" w:name="_Toc402791477"/>
      <w:r w:rsidRPr="007955DA">
        <w:lastRenderedPageBreak/>
        <w:t>Fonctionnalités générales de l’application</w:t>
      </w:r>
      <w:bookmarkEnd w:id="2"/>
      <w:bookmarkEnd w:id="3"/>
      <w:bookmarkEnd w:id="4"/>
    </w:p>
    <w:p w:rsidR="006F69E2" w:rsidRDefault="006F69E2" w:rsidP="006F69E2">
      <w:pPr>
        <w:pStyle w:val="Titre2"/>
      </w:pPr>
      <w:bookmarkStart w:id="5" w:name="_Toc369515157"/>
      <w:bookmarkStart w:id="6" w:name="_Toc372648695"/>
      <w:bookmarkStart w:id="7" w:name="_Toc402791478"/>
      <w:r>
        <w:t>Informations personnelles</w:t>
      </w:r>
      <w:bookmarkEnd w:id="5"/>
      <w:bookmarkEnd w:id="6"/>
      <w:bookmarkEnd w:id="7"/>
    </w:p>
    <w:p w:rsidR="006F69E2" w:rsidRDefault="006F69E2" w:rsidP="001F3176">
      <w:pPr>
        <w:autoSpaceDE w:val="0"/>
        <w:autoSpaceDN w:val="0"/>
        <w:adjustRightInd w:val="0"/>
        <w:spacing w:after="0" w:line="240" w:lineRule="auto"/>
        <w:jc w:val="both"/>
        <w:rPr>
          <w:rFonts w:cs="Calibri"/>
        </w:rPr>
      </w:pPr>
      <w:r>
        <w:rPr>
          <w:rFonts w:cs="Calibri"/>
        </w:rPr>
        <w:t xml:space="preserve">Les informations personnelles déterminent des informations telles que la langue de l’utilisateur, </w:t>
      </w:r>
      <w:r w:rsidR="00097E2D">
        <w:rPr>
          <w:rFonts w:cs="Calibri"/>
        </w:rPr>
        <w:t>le pays et</w:t>
      </w:r>
      <w:r>
        <w:rPr>
          <w:rFonts w:cs="Calibri"/>
        </w:rPr>
        <w:t xml:space="preserve"> le mot de passe.</w:t>
      </w:r>
    </w:p>
    <w:p w:rsidR="006F69E2" w:rsidRDefault="006F69E2" w:rsidP="001F3176">
      <w:pPr>
        <w:autoSpaceDE w:val="0"/>
        <w:autoSpaceDN w:val="0"/>
        <w:adjustRightInd w:val="0"/>
        <w:spacing w:after="0" w:line="240" w:lineRule="auto"/>
        <w:jc w:val="both"/>
        <w:rPr>
          <w:rFonts w:cs="Calibri"/>
        </w:rPr>
      </w:pPr>
      <w:r>
        <w:rPr>
          <w:rFonts w:cs="Calibri"/>
        </w:rPr>
        <w:t>Pour accéder aux informations personnelles, cliquer sur votre nom en haut à droite de l’écran et sur</w:t>
      </w:r>
    </w:p>
    <w:p w:rsidR="006F69E2" w:rsidRDefault="006F69E2" w:rsidP="001F3176">
      <w:pPr>
        <w:jc w:val="both"/>
        <w:rPr>
          <w:rFonts w:cs="Calibri"/>
        </w:rPr>
      </w:pPr>
      <w:r>
        <w:rPr>
          <w:rFonts w:cs="Calibri"/>
        </w:rPr>
        <w:t xml:space="preserve">« </w:t>
      </w:r>
      <w:r w:rsidR="00D10D8A">
        <w:rPr>
          <w:rFonts w:cs="Calibri"/>
        </w:rPr>
        <w:t>Mes paramètres</w:t>
      </w:r>
      <w:r>
        <w:rPr>
          <w:rFonts w:cs="Calibri"/>
        </w:rPr>
        <w:t xml:space="preserve"> ».</w:t>
      </w:r>
    </w:p>
    <w:p w:rsidR="006F69E2" w:rsidRDefault="00D10D8A" w:rsidP="001F3176">
      <w:pPr>
        <w:jc w:val="center"/>
        <w:rPr>
          <w:rStyle w:val="Renvoi"/>
          <w:b w:val="0"/>
          <w:i w:val="0"/>
          <w:u w:val="none"/>
        </w:rPr>
      </w:pPr>
      <w:r>
        <w:rPr>
          <w:rStyle w:val="Renvoi"/>
          <w:b w:val="0"/>
          <w:i w:val="0"/>
          <w:noProof/>
          <w:u w:val="none"/>
          <w:lang w:eastAsia="fr-FR"/>
        </w:rPr>
        <w:drawing>
          <wp:inline distT="0" distB="0" distL="0" distR="0">
            <wp:extent cx="5934075" cy="7524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rsidR="00D10D8A" w:rsidRDefault="00D10D8A" w:rsidP="001F3176">
      <w:pPr>
        <w:jc w:val="center"/>
        <w:rPr>
          <w:rStyle w:val="Renvoi"/>
          <w:b w:val="0"/>
          <w:i w:val="0"/>
          <w:u w:val="none"/>
        </w:rPr>
      </w:pPr>
    </w:p>
    <w:p w:rsidR="001F3176" w:rsidRDefault="001F3176" w:rsidP="001F3176">
      <w:pPr>
        <w:rPr>
          <w:rFonts w:cs="Calibri"/>
        </w:rPr>
      </w:pPr>
      <w:r>
        <w:rPr>
          <w:rFonts w:cs="Calibri"/>
        </w:rPr>
        <w:t>La page suivante s’affiche :</w:t>
      </w:r>
    </w:p>
    <w:p w:rsidR="001F3176" w:rsidRDefault="004427EF" w:rsidP="00DE1604">
      <w:pPr>
        <w:jc w:val="center"/>
        <w:rPr>
          <w:rFonts w:cs="Calibri"/>
        </w:rPr>
      </w:pPr>
      <w:r>
        <w:rPr>
          <w:noProof/>
          <w:lang w:eastAsia="fr-FR"/>
        </w:rPr>
        <mc:AlternateContent>
          <mc:Choice Requires="wps">
            <w:drawing>
              <wp:anchor distT="0" distB="0" distL="114300" distR="114300" simplePos="0" relativeHeight="251733504" behindDoc="0" locked="0" layoutInCell="1" allowOverlap="1">
                <wp:simplePos x="0" y="0"/>
                <wp:positionH relativeFrom="column">
                  <wp:posOffset>1003300</wp:posOffset>
                </wp:positionH>
                <wp:positionV relativeFrom="paragraph">
                  <wp:posOffset>986790</wp:posOffset>
                </wp:positionV>
                <wp:extent cx="235585" cy="123825"/>
                <wp:effectExtent l="55880" t="0" r="48895" b="10795"/>
                <wp:wrapNone/>
                <wp:docPr id="120" name="Flèche droit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820674">
                          <a:off x="0" y="0"/>
                          <a:ext cx="235585" cy="123825"/>
                        </a:xfrm>
                        <a:prstGeom prst="rightArrow">
                          <a:avLst/>
                        </a:prstGeom>
                        <a:solidFill>
                          <a:schemeClr val="accent2"/>
                        </a:solid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18A0" id="Flèche droite 46" o:spid="_x0000_s1026" type="#_x0000_t13" style="position:absolute;margin-left:79pt;margin-top:77.7pt;width:18.55pt;height:9.75pt;rotation:-3035765fd;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" adj="15923" fillcolor="#c0504d [3205]" strokecolor="#0d0d0d [3069]">
                <v:path arrowok="t"/>
              </v:shape>
            </w:pict>
          </mc:Fallback>
        </mc:AlternateContent>
      </w:r>
      <w:r w:rsidR="00D10D8A">
        <w:rPr>
          <w:rFonts w:cs="Calibri"/>
          <w:noProof/>
          <w:lang w:eastAsia="fr-FR"/>
        </w:rPr>
        <w:drawing>
          <wp:inline distT="0" distB="0" distL="0" distR="0">
            <wp:extent cx="5934075" cy="16764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rsidR="001F3176" w:rsidRDefault="001F3176" w:rsidP="001F3176">
      <w:pPr>
        <w:rPr>
          <w:rFonts w:cs="Calibri"/>
        </w:rPr>
      </w:pPr>
      <w:r>
        <w:rPr>
          <w:rFonts w:cs="Calibri"/>
        </w:rPr>
        <w:t xml:space="preserve">Cliquer sur « </w:t>
      </w:r>
      <w:r w:rsidR="00D10D8A">
        <w:rPr>
          <w:rFonts w:cs="Calibri"/>
        </w:rPr>
        <w:t>Personnel</w:t>
      </w:r>
      <w:r>
        <w:rPr>
          <w:rFonts w:cs="Calibri"/>
        </w:rPr>
        <w:t xml:space="preserve"> » pour afficher les différentes actions possibles.</w:t>
      </w:r>
    </w:p>
    <w:p w:rsidR="00FB05AF" w:rsidRDefault="00FB05AF">
      <w:pPr>
        <w:rPr>
          <w:rFonts w:cs="Calibri"/>
        </w:rPr>
      </w:pPr>
      <w:bookmarkStart w:id="8" w:name="_Toc369515158"/>
      <w:bookmarkStart w:id="9" w:name="_Toc372648696"/>
      <w:r>
        <w:rPr>
          <w:rFonts w:cs="Calibri"/>
        </w:rPr>
        <w:br w:type="page"/>
      </w:r>
      <w:r w:rsidR="00D10D8A">
        <w:rPr>
          <w:rFonts w:cs="Calibri"/>
          <w:noProof/>
          <w:lang w:eastAsia="fr-FR"/>
        </w:rPr>
        <w:lastRenderedPageBreak/>
        <w:drawing>
          <wp:inline distT="0" distB="0" distL="0" distR="0" wp14:anchorId="3668A72E" wp14:editId="67E25AA3">
            <wp:extent cx="5943600" cy="246888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rsidR="00575F9D" w:rsidRDefault="00575F9D">
      <w:pPr>
        <w:rPr>
          <w:rFonts w:ascii="Calibri" w:eastAsiaTheme="majorEastAsia" w:hAnsi="Calibri" w:cs="Calibri"/>
          <w:b/>
          <w:bCs/>
          <w:color w:val="A6A6A6" w:themeColor="background1" w:themeShade="A6"/>
          <w:sz w:val="24"/>
          <w:szCs w:val="26"/>
        </w:rPr>
      </w:pPr>
    </w:p>
    <w:p w:rsidR="00FB05AF" w:rsidRDefault="00FB05AF" w:rsidP="00FB05AF">
      <w:pPr>
        <w:pStyle w:val="Titre2"/>
        <w:rPr>
          <w:rFonts w:cs="Calibri"/>
        </w:rPr>
      </w:pPr>
      <w:bookmarkStart w:id="10" w:name="_Toc402791479"/>
      <w:r w:rsidRPr="000458FD">
        <w:rPr>
          <w:rFonts w:cs="Calibri"/>
        </w:rPr>
        <w:t>Utilisation générale</w:t>
      </w:r>
      <w:bookmarkEnd w:id="8"/>
      <w:bookmarkEnd w:id="9"/>
      <w:bookmarkEnd w:id="10"/>
      <w:r w:rsidRPr="000458FD">
        <w:rPr>
          <w:rFonts w:cs="Calibri"/>
        </w:rPr>
        <w:t xml:space="preserve"> </w:t>
      </w:r>
    </w:p>
    <w:p w:rsidR="003C0B67" w:rsidRDefault="00FB05AF" w:rsidP="00097E2D">
      <w:pPr>
        <w:autoSpaceDE w:val="0"/>
        <w:autoSpaceDN w:val="0"/>
        <w:adjustRightInd w:val="0"/>
        <w:spacing w:after="0" w:line="240" w:lineRule="auto"/>
        <w:jc w:val="both"/>
        <w:rPr>
          <w:noProof/>
          <w:lang w:eastAsia="fr-FR"/>
        </w:rPr>
      </w:pPr>
      <w:r>
        <w:rPr>
          <w:rFonts w:cs="Calibri"/>
        </w:rPr>
        <w:t>La navigation dans l’outil est simplifiée par des fonctions intuitives : la barre latérale, la recherche globale, les onglets de navigation, la page d’accueil, les éléments récents.</w:t>
      </w:r>
      <w:r w:rsidRPr="00FB05AF">
        <w:rPr>
          <w:noProof/>
          <w:lang w:eastAsia="fr-FR"/>
        </w:rPr>
        <w:t xml:space="preserve"> </w:t>
      </w:r>
    </w:p>
    <w:p w:rsidR="003C0B67" w:rsidRDefault="003C0B67" w:rsidP="003C0B67">
      <w:pPr>
        <w:autoSpaceDE w:val="0"/>
        <w:autoSpaceDN w:val="0"/>
        <w:adjustRightInd w:val="0"/>
        <w:spacing w:after="0" w:line="240" w:lineRule="auto"/>
        <w:jc w:val="both"/>
        <w:rPr>
          <w:noProof/>
          <w:lang w:eastAsia="fr-FR"/>
        </w:rPr>
      </w:pPr>
    </w:p>
    <w:p w:rsidR="003C0B67" w:rsidRDefault="003C0B67" w:rsidP="00A437C2">
      <w:pPr>
        <w:pStyle w:val="Titre3"/>
        <w:numPr>
          <w:ilvl w:val="2"/>
          <w:numId w:val="18"/>
        </w:numPr>
        <w:rPr>
          <w:noProof/>
          <w:color w:val="C00000"/>
          <w:lang w:eastAsia="fr-FR"/>
        </w:rPr>
      </w:pPr>
      <w:bookmarkStart w:id="11" w:name="_La_page_d’accueil"/>
      <w:bookmarkStart w:id="12" w:name="_Toc373416523"/>
      <w:bookmarkStart w:id="13" w:name="_Toc402791480"/>
      <w:bookmarkEnd w:id="11"/>
      <w:r>
        <w:rPr>
          <w:b w:val="0"/>
          <w:bCs w:val="0"/>
          <w:noProof/>
          <w:color w:val="C00000"/>
          <w:lang w:eastAsia="fr-FR"/>
        </w:rPr>
        <w:t>La page d’accueil</w:t>
      </w:r>
      <w:bookmarkEnd w:id="12"/>
      <w:bookmarkEnd w:id="13"/>
      <w:r>
        <w:rPr>
          <w:b w:val="0"/>
          <w:bCs w:val="0"/>
          <w:noProof/>
          <w:color w:val="C00000"/>
          <w:lang w:eastAsia="fr-FR"/>
        </w:rPr>
        <w:t xml:space="preserve"> </w:t>
      </w:r>
    </w:p>
    <w:p w:rsidR="003C0B67" w:rsidRDefault="003C0B67" w:rsidP="003C0B67">
      <w:pPr>
        <w:rPr>
          <w:lang w:eastAsia="fr-FR"/>
        </w:rPr>
      </w:pPr>
      <w:r>
        <w:rPr>
          <w:lang w:eastAsia="fr-FR"/>
        </w:rPr>
        <w:t xml:space="preserve">La page d’accueil (onglet accueil) se décompose de la façon suivante : </w:t>
      </w:r>
    </w:p>
    <w:p w:rsidR="003C0B67" w:rsidRDefault="003C0B67" w:rsidP="00A437C2">
      <w:pPr>
        <w:pStyle w:val="Paragraphedeliste"/>
        <w:numPr>
          <w:ilvl w:val="0"/>
          <w:numId w:val="23"/>
        </w:numPr>
        <w:rPr>
          <w:b/>
          <w:lang w:eastAsia="fr-FR"/>
        </w:rPr>
      </w:pPr>
      <w:r>
        <w:rPr>
          <w:b/>
          <w:lang w:eastAsia="fr-FR"/>
        </w:rPr>
        <w:t xml:space="preserve">Une barre latérale à gauche (A) </w:t>
      </w:r>
      <w:hyperlink w:anchor="_La_page_d’accueil" w:history="1">
        <w:r>
          <w:rPr>
            <w:rStyle w:val="Lienhypertexte"/>
            <w:i/>
            <w:lang w:eastAsia="fr-FR"/>
          </w:rPr>
          <w:t>(voir description de la barre latérale)</w:t>
        </w:r>
      </w:hyperlink>
    </w:p>
    <w:p w:rsidR="00762F54" w:rsidRPr="00762F54" w:rsidRDefault="00762F54" w:rsidP="00A437C2">
      <w:pPr>
        <w:pStyle w:val="Paragraphedeliste"/>
        <w:numPr>
          <w:ilvl w:val="0"/>
          <w:numId w:val="23"/>
        </w:numPr>
        <w:rPr>
          <w:b/>
          <w:lang w:eastAsia="fr-FR"/>
        </w:rPr>
      </w:pPr>
      <w:r w:rsidRPr="00762F54">
        <w:rPr>
          <w:b/>
          <w:i/>
          <w:lang w:eastAsia="fr-FR"/>
        </w:rPr>
        <w:t>Les onglets de navigation</w:t>
      </w:r>
      <w:r>
        <w:rPr>
          <w:b/>
          <w:i/>
          <w:lang w:eastAsia="fr-FR"/>
        </w:rPr>
        <w:t xml:space="preserve"> (B) </w:t>
      </w:r>
    </w:p>
    <w:p w:rsidR="003C0B67" w:rsidRPr="003C0B67" w:rsidRDefault="00762F54" w:rsidP="00A437C2">
      <w:pPr>
        <w:pStyle w:val="Paragraphedeliste"/>
        <w:numPr>
          <w:ilvl w:val="0"/>
          <w:numId w:val="23"/>
        </w:numPr>
        <w:rPr>
          <w:rStyle w:val="Lienhypertexte"/>
          <w:lang w:eastAsia="fr-FR"/>
        </w:rPr>
      </w:pPr>
      <w:r>
        <w:rPr>
          <w:b/>
          <w:lang w:eastAsia="fr-FR"/>
        </w:rPr>
        <w:t>Le fil d’actualité Chatter (C</w:t>
      </w:r>
      <w:r w:rsidR="003C0B67">
        <w:rPr>
          <w:b/>
          <w:lang w:eastAsia="fr-FR"/>
        </w:rPr>
        <w:t>)</w:t>
      </w:r>
      <w:r w:rsidR="003C0B67">
        <w:rPr>
          <w:lang w:eastAsia="fr-FR"/>
        </w:rPr>
        <w:t xml:space="preserve"> </w:t>
      </w:r>
      <w:r w:rsidR="003C0B67">
        <w:rPr>
          <w:i/>
          <w:lang w:eastAsia="fr-FR"/>
        </w:rPr>
        <w:fldChar w:fldCharType="begin"/>
      </w:r>
      <w:r w:rsidR="003C0B67">
        <w:rPr>
          <w:i/>
          <w:lang w:eastAsia="fr-FR"/>
        </w:rPr>
        <w:instrText xml:space="preserve"> HYPERLINK  \l "_Chatter" </w:instrText>
      </w:r>
      <w:r w:rsidR="003C0B67">
        <w:rPr>
          <w:i/>
          <w:lang w:eastAsia="fr-FR"/>
        </w:rPr>
        <w:fldChar w:fldCharType="separate"/>
      </w:r>
      <w:r w:rsidR="003C0B67" w:rsidRPr="003C0B67">
        <w:rPr>
          <w:rStyle w:val="Lienhypertexte"/>
          <w:i/>
          <w:lang w:eastAsia="fr-FR"/>
        </w:rPr>
        <w:t>(voir Chapitre chatter)</w:t>
      </w:r>
      <w:r w:rsidR="003C0B67" w:rsidRPr="003C0B67">
        <w:rPr>
          <w:rStyle w:val="Lienhypertexte"/>
          <w:lang w:eastAsia="fr-FR"/>
        </w:rPr>
        <w:t xml:space="preserve"> </w:t>
      </w:r>
    </w:p>
    <w:p w:rsidR="003C0B67" w:rsidRDefault="003C0B67" w:rsidP="00A437C2">
      <w:pPr>
        <w:pStyle w:val="Paragraphedeliste"/>
        <w:numPr>
          <w:ilvl w:val="0"/>
          <w:numId w:val="23"/>
        </w:numPr>
        <w:rPr>
          <w:lang w:eastAsia="fr-FR"/>
        </w:rPr>
      </w:pPr>
      <w:r>
        <w:rPr>
          <w:i/>
          <w:lang w:eastAsia="fr-FR"/>
        </w:rPr>
        <w:fldChar w:fldCharType="end"/>
      </w:r>
      <w:r w:rsidR="00762F54">
        <w:rPr>
          <w:b/>
          <w:lang w:eastAsia="fr-FR"/>
        </w:rPr>
        <w:t xml:space="preserve"> </w:t>
      </w:r>
      <w:r>
        <w:rPr>
          <w:b/>
          <w:lang w:eastAsia="fr-FR"/>
        </w:rPr>
        <w:t>Trois graphique</w:t>
      </w:r>
      <w:r w:rsidR="00762F54">
        <w:rPr>
          <w:b/>
          <w:lang w:eastAsia="fr-FR"/>
        </w:rPr>
        <w:t>s issus des tableaux de bords (D</w:t>
      </w:r>
      <w:r>
        <w:rPr>
          <w:b/>
          <w:lang w:eastAsia="fr-FR"/>
        </w:rPr>
        <w:t>).</w:t>
      </w:r>
      <w:r>
        <w:rPr>
          <w:lang w:eastAsia="fr-FR"/>
        </w:rPr>
        <w:t xml:space="preserve"> Les graphiques qui seront affichés sont à sélectionner via le lien « personnaliser la page ». Seuls les trois graphiques présents sur la première ligne du tableau de bord sélectionné seront affichés sur la page d’accueil. </w:t>
      </w:r>
      <w:hyperlink w:anchor="_Rapports_&amp;_Tableau" w:history="1">
        <w:r>
          <w:rPr>
            <w:rStyle w:val="Lienhypertexte"/>
            <w:i/>
            <w:lang w:eastAsia="fr-FR"/>
          </w:rPr>
          <w:t>(voir Chapitre rapports et tableaux de bords)</w:t>
        </w:r>
      </w:hyperlink>
    </w:p>
    <w:p w:rsidR="003C0B67" w:rsidRDefault="00B52673" w:rsidP="003C0B67">
      <w:pPr>
        <w:spacing w:after="0"/>
        <w:rPr>
          <w:lang w:eastAsia="fr-FR"/>
        </w:rPr>
      </w:pPr>
      <w:r>
        <w:rPr>
          <w:noProof/>
          <w:lang w:eastAsia="fr-FR"/>
        </w:rPr>
        <w:lastRenderedPageBreak/>
        <mc:AlternateContent>
          <mc:Choice Requires="wps">
            <w:drawing>
              <wp:anchor distT="0" distB="0" distL="114300" distR="114300" simplePos="0" relativeHeight="251820544" behindDoc="0" locked="0" layoutInCell="1" allowOverlap="1" wp14:anchorId="1031FADE" wp14:editId="6871BD9C">
                <wp:simplePos x="0" y="0"/>
                <wp:positionH relativeFrom="column">
                  <wp:posOffset>979170</wp:posOffset>
                </wp:positionH>
                <wp:positionV relativeFrom="paragraph">
                  <wp:posOffset>2150110</wp:posOffset>
                </wp:positionV>
                <wp:extent cx="295910" cy="269240"/>
                <wp:effectExtent l="9525" t="6985" r="8890" b="9525"/>
                <wp:wrapNone/>
                <wp:docPr id="6" name="Zone de text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910" cy="269240"/>
                        </a:xfrm>
                        <a:prstGeom prst="roundRect">
                          <a:avLst>
                            <a:gd name="adj" fmla="val 16667"/>
                          </a:avLst>
                        </a:prstGeom>
                        <a:solidFill>
                          <a:srgbClr val="C00000"/>
                        </a:solidFill>
                        <a:ln w="12700">
                          <a:solidFill>
                            <a:schemeClr val="tx1">
                              <a:lumMod val="100000"/>
                              <a:lumOff val="0"/>
                            </a:schemeClr>
                          </a:solidFill>
                          <a:round/>
                          <a:headEnd/>
                          <a:tailEnd/>
                        </a:ln>
                      </wps:spPr>
                      <wps:txbx>
                        <w:txbxContent>
                          <w:p w:rsidR="00EE7924" w:rsidRDefault="00EE7924" w:rsidP="00B52673">
                            <w:pPr>
                              <w:ind w:left="-567" w:right="-952" w:firstLine="567"/>
                              <w:rPr>
                                <w:b/>
                                <w:color w:val="FFFFFF" w:themeColor="background1"/>
                              </w:rPr>
                            </w:pPr>
                            <w:r>
                              <w:rPr>
                                <w:b/>
                                <w:color w:val="FFFFFF" w:themeColor="background1"/>
                              </w:rPr>
                              <w:t>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031FADE" id="Zone de texte 314" o:spid="_x0000_s1026" style="position:absolute;margin-left:77.1pt;margin-top:169.3pt;width:23.3pt;height:21.2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" fillcolor="#c00000" strokecolor="black [3213]" strokeweight="1pt">
                <v:textbox>
                  <w:txbxContent>
                    <w:p w:rsidR="00EE7924" w:rsidRDefault="00EE7924" w:rsidP="00B52673">
                      <w:pPr>
                        <w:ind w:left="-567" w:right="-952" w:firstLine="567"/>
                        <w:rPr>
                          <w:b/>
                          <w:color w:val="FFFFFF" w:themeColor="background1"/>
                        </w:rPr>
                      </w:pPr>
                      <w:r>
                        <w:rPr>
                          <w:b/>
                          <w:color w:val="FFFFFF" w:themeColor="background1"/>
                        </w:rPr>
                        <w:t>G</w:t>
                      </w:r>
                    </w:p>
                  </w:txbxContent>
                </v:textbox>
              </v:roundrect>
            </w:pict>
          </mc:Fallback>
        </mc:AlternateContent>
      </w:r>
      <w:r w:rsidR="00CE0319">
        <w:rPr>
          <w:noProof/>
          <w:lang w:eastAsia="fr-FR"/>
        </w:rPr>
        <mc:AlternateContent>
          <mc:Choice Requires="wps">
            <w:drawing>
              <wp:anchor distT="0" distB="0" distL="114300" distR="114300" simplePos="0" relativeHeight="251760128" behindDoc="0" locked="0" layoutInCell="1" allowOverlap="1" wp14:anchorId="3122F40A" wp14:editId="24F8F2E9">
                <wp:simplePos x="0" y="0"/>
                <wp:positionH relativeFrom="column">
                  <wp:posOffset>3729990</wp:posOffset>
                </wp:positionH>
                <wp:positionV relativeFrom="paragraph">
                  <wp:posOffset>5062220</wp:posOffset>
                </wp:positionV>
                <wp:extent cx="295910" cy="269240"/>
                <wp:effectExtent l="10160" t="8255" r="8255" b="8255"/>
                <wp:wrapNone/>
                <wp:docPr id="78" name="Zone de text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910" cy="269240"/>
                        </a:xfrm>
                        <a:prstGeom prst="roundRect">
                          <a:avLst>
                            <a:gd name="adj" fmla="val 16667"/>
                          </a:avLst>
                        </a:prstGeom>
                        <a:solidFill>
                          <a:srgbClr val="C00000"/>
                        </a:solidFill>
                        <a:ln w="12700">
                          <a:solidFill>
                            <a:schemeClr val="tx1">
                              <a:lumMod val="100000"/>
                              <a:lumOff val="0"/>
                            </a:schemeClr>
                          </a:solidFill>
                          <a:round/>
                          <a:headEnd/>
                          <a:tailEnd/>
                        </a:ln>
                      </wps:spPr>
                      <wps:txbx>
                        <w:txbxContent>
                          <w:p w:rsidR="00EE7924" w:rsidRDefault="00EE7924" w:rsidP="003C0B67">
                            <w:pPr>
                              <w:ind w:left="-567" w:right="-952" w:firstLine="567"/>
                              <w:rPr>
                                <w:b/>
                                <w:color w:val="FFFFFF" w:themeColor="background1"/>
                              </w:rPr>
                            </w:pPr>
                            <w:r>
                              <w:rPr>
                                <w:b/>
                                <w:color w:val="FFFFFF" w:themeColor="background1"/>
                              </w:rPr>
                              <w:t>F</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122F40A" id="Zone de texte 317" o:spid="_x0000_s1027" style="position:absolute;margin-left:293.7pt;margin-top:398.6pt;width:23.3pt;height:21.2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" fillcolor="#c00000" strokecolor="black [3213]" strokeweight="1pt">
                <v:textbox>
                  <w:txbxContent>
                    <w:p w:rsidR="00EE7924" w:rsidRDefault="00EE7924" w:rsidP="003C0B67">
                      <w:pPr>
                        <w:ind w:left="-567" w:right="-952" w:firstLine="567"/>
                        <w:rPr>
                          <w:b/>
                          <w:color w:val="FFFFFF" w:themeColor="background1"/>
                        </w:rPr>
                      </w:pPr>
                      <w:r>
                        <w:rPr>
                          <w:b/>
                          <w:color w:val="FFFFFF" w:themeColor="background1"/>
                        </w:rPr>
                        <w:t>F</w:t>
                      </w:r>
                    </w:p>
                  </w:txbxContent>
                </v:textbox>
              </v:roundrect>
            </w:pict>
          </mc:Fallback>
        </mc:AlternateContent>
      </w:r>
      <w:r w:rsidR="00CE0319">
        <w:rPr>
          <w:noProof/>
          <w:lang w:eastAsia="fr-FR"/>
        </w:rPr>
        <mc:AlternateContent>
          <mc:Choice Requires="wps">
            <w:drawing>
              <wp:anchor distT="0" distB="0" distL="114300" distR="114300" simplePos="0" relativeHeight="251818496" behindDoc="0" locked="0" layoutInCell="1" allowOverlap="1" wp14:anchorId="7D8B8EDC" wp14:editId="6DF4934B">
                <wp:simplePos x="0" y="0"/>
                <wp:positionH relativeFrom="margin">
                  <wp:posOffset>3754755</wp:posOffset>
                </wp:positionH>
                <wp:positionV relativeFrom="paragraph">
                  <wp:posOffset>5715</wp:posOffset>
                </wp:positionV>
                <wp:extent cx="295910" cy="269240"/>
                <wp:effectExtent l="0" t="0" r="27940" b="16510"/>
                <wp:wrapNone/>
                <wp:docPr id="47" name="Zone de text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910" cy="269240"/>
                        </a:xfrm>
                        <a:prstGeom prst="roundRect">
                          <a:avLst>
                            <a:gd name="adj" fmla="val 16667"/>
                          </a:avLst>
                        </a:prstGeom>
                        <a:solidFill>
                          <a:srgbClr val="C00000"/>
                        </a:solidFill>
                        <a:ln w="12700">
                          <a:solidFill>
                            <a:schemeClr val="tx1">
                              <a:lumMod val="100000"/>
                              <a:lumOff val="0"/>
                            </a:schemeClr>
                          </a:solidFill>
                          <a:round/>
                          <a:headEnd/>
                          <a:tailEnd/>
                        </a:ln>
                      </wps:spPr>
                      <wps:txbx>
                        <w:txbxContent>
                          <w:p w:rsidR="00EE7924" w:rsidRDefault="00EE7924" w:rsidP="00762F54">
                            <w:pPr>
                              <w:ind w:left="-567" w:right="-952" w:firstLine="567"/>
                              <w:rPr>
                                <w:b/>
                                <w:color w:val="FFFFFF" w:themeColor="background1"/>
                              </w:rPr>
                            </w:pPr>
                            <w:r>
                              <w:rPr>
                                <w:b/>
                                <w:color w:val="FFFFFF" w:themeColor="background1"/>
                              </w:rPr>
                              <w:t>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D8B8EDC" id="Zone de texte 300" o:spid="_x0000_s1028" style="position:absolute;margin-left:295.65pt;margin-top:.45pt;width:23.3pt;height:21.2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" fillcolor="#c00000" strokecolor="black [3213]" strokeweight="1pt">
                <v:textbox>
                  <w:txbxContent>
                    <w:p w:rsidR="00EE7924" w:rsidRDefault="00EE7924" w:rsidP="00762F54">
                      <w:pPr>
                        <w:ind w:left="-567" w:right="-952" w:firstLine="567"/>
                        <w:rPr>
                          <w:b/>
                          <w:color w:val="FFFFFF" w:themeColor="background1"/>
                        </w:rPr>
                      </w:pPr>
                      <w:r>
                        <w:rPr>
                          <w:b/>
                          <w:color w:val="FFFFFF" w:themeColor="background1"/>
                        </w:rPr>
                        <w:t>B</w:t>
                      </w:r>
                    </w:p>
                  </w:txbxContent>
                </v:textbox>
                <w10:wrap anchorx="margin"/>
              </v:roundrect>
            </w:pict>
          </mc:Fallback>
        </mc:AlternateContent>
      </w:r>
      <w:r w:rsidR="00CE0319">
        <w:rPr>
          <w:noProof/>
          <w:lang w:eastAsia="fr-FR"/>
        </w:rPr>
        <mc:AlternateContent>
          <mc:Choice Requires="wps">
            <w:drawing>
              <wp:anchor distT="0" distB="0" distL="114300" distR="114300" simplePos="0" relativeHeight="251755008" behindDoc="0" locked="0" layoutInCell="1" allowOverlap="1" wp14:anchorId="5AC38A5F" wp14:editId="1AA04E88">
                <wp:simplePos x="0" y="0"/>
                <wp:positionH relativeFrom="leftMargin">
                  <wp:posOffset>1367155</wp:posOffset>
                </wp:positionH>
                <wp:positionV relativeFrom="paragraph">
                  <wp:posOffset>1717040</wp:posOffset>
                </wp:positionV>
                <wp:extent cx="295910" cy="269240"/>
                <wp:effectExtent l="0" t="0" r="27940" b="16510"/>
                <wp:wrapNone/>
                <wp:docPr id="111" name="Zone de text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910" cy="269240"/>
                        </a:xfrm>
                        <a:prstGeom prst="roundRect">
                          <a:avLst>
                            <a:gd name="adj" fmla="val 16667"/>
                          </a:avLst>
                        </a:prstGeom>
                        <a:solidFill>
                          <a:srgbClr val="C00000"/>
                        </a:solidFill>
                        <a:ln w="12700">
                          <a:solidFill>
                            <a:schemeClr val="tx1">
                              <a:lumMod val="100000"/>
                              <a:lumOff val="0"/>
                            </a:schemeClr>
                          </a:solidFill>
                          <a:round/>
                          <a:headEnd/>
                          <a:tailEnd/>
                        </a:ln>
                      </wps:spPr>
                      <wps:txbx>
                        <w:txbxContent>
                          <w:p w:rsidR="00EE7924" w:rsidRDefault="00EE7924" w:rsidP="003C0B67">
                            <w:pPr>
                              <w:ind w:left="-567" w:right="-952" w:firstLine="567"/>
                              <w:rPr>
                                <w:b/>
                                <w:color w:val="FFFFFF" w:themeColor="background1"/>
                              </w:rPr>
                            </w:pPr>
                            <w:r>
                              <w:rPr>
                                <w:b/>
                                <w:color w:val="FFFFFF" w:themeColor="background1"/>
                              </w:rPr>
                              <w:t>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AC38A5F" id="Zone de texte 296" o:spid="_x0000_s1029" style="position:absolute;margin-left:107.65pt;margin-top:135.2pt;width:23.3pt;height:21.2pt;z-index:251755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" fillcolor="#c00000" strokecolor="black [3213]" strokeweight="1pt">
                <v:textbox>
                  <w:txbxContent>
                    <w:p w:rsidR="00EE7924" w:rsidRDefault="00EE7924" w:rsidP="003C0B67">
                      <w:pPr>
                        <w:ind w:left="-567" w:right="-952" w:firstLine="567"/>
                        <w:rPr>
                          <w:b/>
                          <w:color w:val="FFFFFF" w:themeColor="background1"/>
                        </w:rPr>
                      </w:pPr>
                      <w:r>
                        <w:rPr>
                          <w:b/>
                          <w:color w:val="FFFFFF" w:themeColor="background1"/>
                        </w:rPr>
                        <w:t>A</w:t>
                      </w:r>
                    </w:p>
                  </w:txbxContent>
                </v:textbox>
                <w10:wrap anchorx="margin"/>
              </v:roundrect>
            </w:pict>
          </mc:Fallback>
        </mc:AlternateContent>
      </w:r>
      <w:r w:rsidR="00762F54">
        <w:rPr>
          <w:noProof/>
          <w:lang w:eastAsia="fr-FR"/>
        </w:rPr>
        <mc:AlternateContent>
          <mc:Choice Requires="wps">
            <w:drawing>
              <wp:anchor distT="0" distB="0" distL="114300" distR="114300" simplePos="0" relativeHeight="251759104" behindDoc="0" locked="0" layoutInCell="1" allowOverlap="1" wp14:anchorId="12F18017" wp14:editId="55CBAD2C">
                <wp:simplePos x="0" y="0"/>
                <wp:positionH relativeFrom="column">
                  <wp:posOffset>3748405</wp:posOffset>
                </wp:positionH>
                <wp:positionV relativeFrom="paragraph">
                  <wp:posOffset>4364355</wp:posOffset>
                </wp:positionV>
                <wp:extent cx="295910" cy="269240"/>
                <wp:effectExtent l="10160" t="15240" r="8255" b="10795"/>
                <wp:wrapNone/>
                <wp:docPr id="76" name="Zone de text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910" cy="269240"/>
                        </a:xfrm>
                        <a:prstGeom prst="roundRect">
                          <a:avLst>
                            <a:gd name="adj" fmla="val 16667"/>
                          </a:avLst>
                        </a:prstGeom>
                        <a:solidFill>
                          <a:srgbClr val="C00000"/>
                        </a:solidFill>
                        <a:ln w="12700">
                          <a:solidFill>
                            <a:schemeClr val="tx1">
                              <a:lumMod val="100000"/>
                              <a:lumOff val="0"/>
                            </a:schemeClr>
                          </a:solidFill>
                          <a:round/>
                          <a:headEnd/>
                          <a:tailEnd/>
                        </a:ln>
                      </wps:spPr>
                      <wps:txbx>
                        <w:txbxContent>
                          <w:p w:rsidR="00EE7924" w:rsidRDefault="00EE7924" w:rsidP="003C0B67">
                            <w:pPr>
                              <w:ind w:left="-567" w:right="-952" w:firstLine="567"/>
                              <w:rPr>
                                <w:b/>
                                <w:color w:val="FFFFFF" w:themeColor="background1"/>
                              </w:rPr>
                            </w:pPr>
                            <w:r>
                              <w:rPr>
                                <w:b/>
                                <w:color w:val="FFFFFF" w:themeColor="background1"/>
                              </w:rPr>
                              <w:t>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2F18017" id="Zone de texte 316" o:spid="_x0000_s1030" style="position:absolute;margin-left:295.15pt;margin-top:343.65pt;width:23.3pt;height:21.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" fillcolor="#c00000" strokecolor="black [3213]" strokeweight="1pt">
                <v:textbox>
                  <w:txbxContent>
                    <w:p w:rsidR="00EE7924" w:rsidRDefault="00EE7924" w:rsidP="003C0B67">
                      <w:pPr>
                        <w:ind w:left="-567" w:right="-952" w:firstLine="567"/>
                        <w:rPr>
                          <w:b/>
                          <w:color w:val="FFFFFF" w:themeColor="background1"/>
                        </w:rPr>
                      </w:pPr>
                      <w:r>
                        <w:rPr>
                          <w:b/>
                          <w:color w:val="FFFFFF" w:themeColor="background1"/>
                        </w:rPr>
                        <w:t>E</w:t>
                      </w:r>
                    </w:p>
                  </w:txbxContent>
                </v:textbox>
              </v:roundrect>
            </w:pict>
          </mc:Fallback>
        </mc:AlternateContent>
      </w:r>
      <w:r w:rsidR="00762F54">
        <w:rPr>
          <w:noProof/>
          <w:lang w:eastAsia="fr-FR"/>
        </w:rPr>
        <mc:AlternateContent>
          <mc:Choice Requires="wps">
            <w:drawing>
              <wp:anchor distT="0" distB="0" distL="114300" distR="114300" simplePos="0" relativeHeight="251756032" behindDoc="0" locked="0" layoutInCell="1" allowOverlap="1" wp14:anchorId="01BF6162" wp14:editId="26078B66">
                <wp:simplePos x="0" y="0"/>
                <wp:positionH relativeFrom="column">
                  <wp:posOffset>3193415</wp:posOffset>
                </wp:positionH>
                <wp:positionV relativeFrom="paragraph">
                  <wp:posOffset>1431290</wp:posOffset>
                </wp:positionV>
                <wp:extent cx="295910" cy="269240"/>
                <wp:effectExtent l="6985" t="12700" r="11430" b="13335"/>
                <wp:wrapNone/>
                <wp:docPr id="79" name="Zone de text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910" cy="269240"/>
                        </a:xfrm>
                        <a:prstGeom prst="roundRect">
                          <a:avLst>
                            <a:gd name="adj" fmla="val 16667"/>
                          </a:avLst>
                        </a:prstGeom>
                        <a:solidFill>
                          <a:srgbClr val="C00000"/>
                        </a:solidFill>
                        <a:ln w="12700">
                          <a:solidFill>
                            <a:schemeClr val="tx1">
                              <a:lumMod val="100000"/>
                              <a:lumOff val="0"/>
                            </a:schemeClr>
                          </a:solidFill>
                          <a:round/>
                          <a:headEnd/>
                          <a:tailEnd/>
                        </a:ln>
                      </wps:spPr>
                      <wps:txbx>
                        <w:txbxContent>
                          <w:p w:rsidR="00EE7924" w:rsidRDefault="00EE7924" w:rsidP="003C0B67">
                            <w:pPr>
                              <w:ind w:left="-567" w:right="-952" w:firstLine="567"/>
                              <w:rPr>
                                <w:b/>
                                <w:color w:val="FFFFFF" w:themeColor="background1"/>
                              </w:rPr>
                            </w:pPr>
                            <w:r>
                              <w:rPr>
                                <w:b/>
                                <w:color w:val="FFFFFF" w:themeColor="background1"/>
                              </w:rPr>
                              <w:t>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1BF6162" id="_x0000_s1031" style="position:absolute;margin-left:251.45pt;margin-top:112.7pt;width:23.3pt;height:21.2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" fillcolor="#c00000" strokecolor="black [3213]" strokeweight="1pt">
                <v:textbox>
                  <w:txbxContent>
                    <w:p w:rsidR="00EE7924" w:rsidRDefault="00EE7924" w:rsidP="003C0B67">
                      <w:pPr>
                        <w:ind w:left="-567" w:right="-952" w:firstLine="567"/>
                        <w:rPr>
                          <w:b/>
                          <w:color w:val="FFFFFF" w:themeColor="background1"/>
                        </w:rPr>
                      </w:pPr>
                      <w:r>
                        <w:rPr>
                          <w:b/>
                          <w:color w:val="FFFFFF" w:themeColor="background1"/>
                        </w:rPr>
                        <w:t>C</w:t>
                      </w:r>
                    </w:p>
                  </w:txbxContent>
                </v:textbox>
              </v:roundrect>
            </w:pict>
          </mc:Fallback>
        </mc:AlternateContent>
      </w:r>
      <w:r w:rsidR="00762F54">
        <w:rPr>
          <w:noProof/>
          <w:lang w:eastAsia="fr-FR"/>
        </w:rPr>
        <mc:AlternateContent>
          <mc:Choice Requires="wps">
            <w:drawing>
              <wp:anchor distT="0" distB="0" distL="114300" distR="114300" simplePos="0" relativeHeight="251757056" behindDoc="0" locked="0" layoutInCell="1" allowOverlap="1" wp14:anchorId="76B2488B" wp14:editId="3096004C">
                <wp:simplePos x="0" y="0"/>
                <wp:positionH relativeFrom="column">
                  <wp:posOffset>4424680</wp:posOffset>
                </wp:positionH>
                <wp:positionV relativeFrom="paragraph">
                  <wp:posOffset>3101975</wp:posOffset>
                </wp:positionV>
                <wp:extent cx="295910" cy="269240"/>
                <wp:effectExtent l="9525" t="6985" r="8890" b="9525"/>
                <wp:wrapNone/>
                <wp:docPr id="110" name="Zone de text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910" cy="269240"/>
                        </a:xfrm>
                        <a:prstGeom prst="roundRect">
                          <a:avLst>
                            <a:gd name="adj" fmla="val 16667"/>
                          </a:avLst>
                        </a:prstGeom>
                        <a:solidFill>
                          <a:srgbClr val="C00000"/>
                        </a:solidFill>
                        <a:ln w="12700">
                          <a:solidFill>
                            <a:schemeClr val="tx1">
                              <a:lumMod val="100000"/>
                              <a:lumOff val="0"/>
                            </a:schemeClr>
                          </a:solidFill>
                          <a:round/>
                          <a:headEnd/>
                          <a:tailEnd/>
                        </a:ln>
                      </wps:spPr>
                      <wps:txbx>
                        <w:txbxContent>
                          <w:p w:rsidR="00EE7924" w:rsidRDefault="00EE7924" w:rsidP="003C0B67">
                            <w:pPr>
                              <w:ind w:left="-567" w:right="-952" w:firstLine="567"/>
                              <w:rPr>
                                <w:b/>
                                <w:color w:val="FFFFFF" w:themeColor="background1"/>
                              </w:rPr>
                            </w:pPr>
                            <w:r>
                              <w:rPr>
                                <w:b/>
                                <w:color w:val="FFFFFF" w:themeColor="background1"/>
                              </w:rPr>
                              <w:t>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B2488B" id="_x0000_s1032" style="position:absolute;margin-left:348.4pt;margin-top:244.25pt;width:23.3pt;height:21.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" fillcolor="#c00000" strokecolor="black [3213]" strokeweight="1pt">
                <v:textbox>
                  <w:txbxContent>
                    <w:p w:rsidR="00EE7924" w:rsidRDefault="00EE7924" w:rsidP="003C0B67">
                      <w:pPr>
                        <w:ind w:left="-567" w:right="-952" w:firstLine="567"/>
                        <w:rPr>
                          <w:b/>
                          <w:color w:val="FFFFFF" w:themeColor="background1"/>
                        </w:rPr>
                      </w:pPr>
                      <w:r>
                        <w:rPr>
                          <w:b/>
                          <w:color w:val="FFFFFF" w:themeColor="background1"/>
                        </w:rPr>
                        <w:t>D</w:t>
                      </w:r>
                    </w:p>
                  </w:txbxContent>
                </v:textbox>
              </v:roundrect>
            </w:pict>
          </mc:Fallback>
        </mc:AlternateContent>
      </w:r>
      <w:r w:rsidR="00CE0319">
        <w:rPr>
          <w:noProof/>
          <w:lang w:eastAsia="fr-FR"/>
        </w:rPr>
        <w:drawing>
          <wp:inline distT="0" distB="0" distL="0" distR="0" wp14:anchorId="5620B606" wp14:editId="3FF3DE52">
            <wp:extent cx="5934075" cy="2476500"/>
            <wp:effectExtent l="0" t="0" r="9525" b="0"/>
            <wp:docPr id="10262" name="Image 1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r w:rsidR="00762F54">
        <w:rPr>
          <w:noProof/>
          <w:lang w:eastAsia="fr-FR"/>
        </w:rPr>
        <w:drawing>
          <wp:inline distT="0" distB="0" distL="0" distR="0" wp14:anchorId="09A4B6F9" wp14:editId="0F0C375E">
            <wp:extent cx="5940425" cy="3428365"/>
            <wp:effectExtent l="0" t="0" r="3175"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28365"/>
                    </a:xfrm>
                    <a:prstGeom prst="rect">
                      <a:avLst/>
                    </a:prstGeom>
                  </pic:spPr>
                </pic:pic>
              </a:graphicData>
            </a:graphic>
          </wp:inline>
        </w:drawing>
      </w:r>
    </w:p>
    <w:p w:rsidR="003C0B67" w:rsidRDefault="00CE0319" w:rsidP="00A437C2">
      <w:pPr>
        <w:pStyle w:val="Paragraphedeliste"/>
        <w:numPr>
          <w:ilvl w:val="0"/>
          <w:numId w:val="24"/>
        </w:numPr>
        <w:spacing w:after="0"/>
        <w:rPr>
          <w:lang w:eastAsia="fr-FR"/>
        </w:rPr>
      </w:pPr>
      <w:r>
        <w:rPr>
          <w:b/>
          <w:lang w:eastAsia="fr-FR"/>
        </w:rPr>
        <w:t>Récapitulatif de mes tâches (E</w:t>
      </w:r>
      <w:r w:rsidR="003C0B67">
        <w:rPr>
          <w:b/>
          <w:lang w:eastAsia="fr-FR"/>
        </w:rPr>
        <w:t>)</w:t>
      </w:r>
      <w:r w:rsidR="003C0B67">
        <w:rPr>
          <w:lang w:eastAsia="fr-FR"/>
        </w:rPr>
        <w:t xml:space="preserve"> </w:t>
      </w:r>
      <w:hyperlink r:id="rId14" w:anchor="_Les_Activités_1" w:history="1">
        <w:r w:rsidR="003C0B67">
          <w:rPr>
            <w:rStyle w:val="Lienhypertexte"/>
            <w:i/>
            <w:lang w:eastAsia="fr-FR"/>
          </w:rPr>
          <w:t>(voir Chapitre activités)</w:t>
        </w:r>
      </w:hyperlink>
    </w:p>
    <w:p w:rsidR="003C0B67" w:rsidRDefault="00CE0319" w:rsidP="00A437C2">
      <w:pPr>
        <w:pStyle w:val="Paragraphedeliste"/>
        <w:numPr>
          <w:ilvl w:val="0"/>
          <w:numId w:val="24"/>
        </w:numPr>
        <w:spacing w:after="0"/>
        <w:rPr>
          <w:lang w:eastAsia="fr-FR"/>
        </w:rPr>
      </w:pPr>
      <w:r>
        <w:rPr>
          <w:b/>
          <w:lang w:eastAsia="fr-FR"/>
        </w:rPr>
        <w:t>Mon calendrier (F</w:t>
      </w:r>
      <w:r w:rsidR="003C0B67">
        <w:rPr>
          <w:b/>
          <w:lang w:eastAsia="fr-FR"/>
        </w:rPr>
        <w:t xml:space="preserve">) </w:t>
      </w:r>
      <w:hyperlink r:id="rId15" w:anchor="_Les_Activités_1" w:history="1">
        <w:r w:rsidR="003C0B67">
          <w:rPr>
            <w:rStyle w:val="Lienhypertexte"/>
            <w:i/>
            <w:lang w:eastAsia="fr-FR"/>
          </w:rPr>
          <w:t>(voir Chapitre activités)</w:t>
        </w:r>
      </w:hyperlink>
    </w:p>
    <w:p w:rsidR="003C0B67" w:rsidRDefault="003C0B67" w:rsidP="00A437C2">
      <w:pPr>
        <w:pStyle w:val="Paragraphedeliste"/>
        <w:numPr>
          <w:ilvl w:val="0"/>
          <w:numId w:val="24"/>
        </w:numPr>
        <w:spacing w:after="0"/>
        <w:rPr>
          <w:lang w:eastAsia="fr-FR"/>
        </w:rPr>
      </w:pPr>
      <w:r>
        <w:rPr>
          <w:b/>
          <w:lang w:eastAsia="fr-FR"/>
        </w:rPr>
        <w:t>Mes éléments supprimés</w:t>
      </w:r>
      <w:r w:rsidR="00B52673">
        <w:rPr>
          <w:b/>
          <w:lang w:eastAsia="fr-FR"/>
        </w:rPr>
        <w:t xml:space="preserve"> (G)</w:t>
      </w:r>
      <w:r w:rsidR="00B52673">
        <w:rPr>
          <w:lang w:eastAsia="fr-FR"/>
        </w:rPr>
        <w:t xml:space="preserve">   (</w:t>
      </w:r>
      <w:r>
        <w:rPr>
          <w:i/>
          <w:lang w:eastAsia="fr-FR"/>
        </w:rPr>
        <w:t xml:space="preserve">ma corbeille) </w:t>
      </w:r>
    </w:p>
    <w:p w:rsidR="003C0B67" w:rsidRDefault="003C0B67" w:rsidP="003C0B67">
      <w:pPr>
        <w:rPr>
          <w:rFonts w:cs="Calibri"/>
        </w:rPr>
      </w:pPr>
    </w:p>
    <w:p w:rsidR="003C0B67" w:rsidRPr="00E916EF" w:rsidRDefault="003C0B67" w:rsidP="00097E2D">
      <w:pPr>
        <w:autoSpaceDE w:val="0"/>
        <w:autoSpaceDN w:val="0"/>
        <w:adjustRightInd w:val="0"/>
        <w:spacing w:after="0" w:line="240" w:lineRule="auto"/>
        <w:jc w:val="both"/>
        <w:rPr>
          <w:noProof/>
          <w:lang w:eastAsia="fr-FR"/>
        </w:rPr>
      </w:pPr>
    </w:p>
    <w:p w:rsidR="001F3176" w:rsidRDefault="001F3176" w:rsidP="001F3176">
      <w:pPr>
        <w:rPr>
          <w:rFonts w:cs="Calibri"/>
        </w:rPr>
      </w:pPr>
    </w:p>
    <w:p w:rsidR="00FB05AF" w:rsidRDefault="009F04BB" w:rsidP="00FB05AF">
      <w:pPr>
        <w:pStyle w:val="Titre3"/>
        <w:rPr>
          <w:color w:val="C00000"/>
        </w:rPr>
      </w:pPr>
      <w:bookmarkStart w:id="14" w:name="_Toc402791481"/>
      <w:r>
        <w:rPr>
          <w:noProof/>
          <w:lang w:eastAsia="fr-FR"/>
        </w:rPr>
        <w:lastRenderedPageBreak/>
        <w:drawing>
          <wp:anchor distT="0" distB="0" distL="114300" distR="114300" simplePos="0" relativeHeight="251821568" behindDoc="0" locked="0" layoutInCell="1" allowOverlap="1" wp14:anchorId="074500F6" wp14:editId="7D429F60">
            <wp:simplePos x="0" y="0"/>
            <wp:positionH relativeFrom="margin">
              <wp:align>left</wp:align>
            </wp:positionH>
            <wp:positionV relativeFrom="paragraph">
              <wp:posOffset>274955</wp:posOffset>
            </wp:positionV>
            <wp:extent cx="1495425" cy="24669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542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5AF" w:rsidRPr="00FB05AF">
        <w:rPr>
          <w:color w:val="C00000"/>
        </w:rPr>
        <w:t>La barre latérale</w:t>
      </w:r>
      <w:bookmarkEnd w:id="14"/>
      <w:r w:rsidR="00FB05AF" w:rsidRPr="00FB05AF">
        <w:rPr>
          <w:color w:val="C00000"/>
        </w:rPr>
        <w:t xml:space="preserve"> </w:t>
      </w:r>
      <w:r w:rsidR="00AA4E2D">
        <w:rPr>
          <w:color w:val="C00000"/>
        </w:rPr>
        <w:t xml:space="preserve"> </w:t>
      </w:r>
    </w:p>
    <w:p w:rsidR="00FB05AF" w:rsidRDefault="00FB05AF" w:rsidP="00FB05AF">
      <w:pPr>
        <w:jc w:val="both"/>
      </w:pPr>
      <w:r>
        <w:t>La barre latérale à gauche de l’écran contient plusieurs raccourcis utiles.</w:t>
      </w:r>
    </w:p>
    <w:p w:rsidR="00FB05AF" w:rsidRDefault="00FB05AF" w:rsidP="00FB05AF">
      <w:pPr>
        <w:jc w:val="both"/>
      </w:pPr>
      <w:r w:rsidRPr="00410334">
        <w:rPr>
          <w:b/>
          <w:color w:val="000000" w:themeColor="text1"/>
        </w:rPr>
        <w:t>Créer :</w:t>
      </w:r>
      <w:r w:rsidRPr="00410334">
        <w:rPr>
          <w:color w:val="000000" w:themeColor="text1"/>
        </w:rPr>
        <w:t xml:space="preserve"> </w:t>
      </w:r>
      <w:r>
        <w:t xml:space="preserve">création rapide d’activités, de contacts, de </w:t>
      </w:r>
      <w:r w:rsidR="009F04BB">
        <w:t>rapport</w:t>
      </w:r>
      <w:r>
        <w:t>…</w:t>
      </w:r>
    </w:p>
    <w:p w:rsidR="00FB05AF" w:rsidRDefault="00FB05AF" w:rsidP="00FB05AF">
      <w:pPr>
        <w:jc w:val="both"/>
      </w:pPr>
      <w:r w:rsidRPr="00410334">
        <w:rPr>
          <w:b/>
          <w:color w:val="000000" w:themeColor="text1"/>
        </w:rPr>
        <w:t xml:space="preserve">Raccourci </w:t>
      </w:r>
      <w:r w:rsidRPr="00FB05AF">
        <w:rPr>
          <w:b/>
          <w:color w:val="C00000"/>
        </w:rPr>
        <w:t>:</w:t>
      </w:r>
      <w:r w:rsidRPr="00FB05AF">
        <w:rPr>
          <w:color w:val="C00000"/>
        </w:rPr>
        <w:t xml:space="preserve"> </w:t>
      </w:r>
      <w:r>
        <w:t xml:space="preserve">accès direct aux conflits </w:t>
      </w:r>
      <w:r w:rsidRPr="00097E2D">
        <w:rPr>
          <w:i/>
        </w:rPr>
        <w:t xml:space="preserve">(exemple : échec d’une synchronisation vers </w:t>
      </w:r>
      <w:r w:rsidR="00105B64">
        <w:rPr>
          <w:i/>
        </w:rPr>
        <w:t>O</w:t>
      </w:r>
      <w:r w:rsidRPr="00097E2D">
        <w:rPr>
          <w:i/>
        </w:rPr>
        <w:t>utlook)</w:t>
      </w:r>
    </w:p>
    <w:p w:rsidR="00FB05AF" w:rsidRDefault="00FB05AF" w:rsidP="00FB05AF">
      <w:pPr>
        <w:jc w:val="both"/>
        <w:rPr>
          <w:rFonts w:cs="Calibri"/>
        </w:rPr>
      </w:pPr>
      <w:r w:rsidRPr="00410334">
        <w:rPr>
          <w:b/>
          <w:color w:val="000000" w:themeColor="text1"/>
        </w:rPr>
        <w:t>Éléments récents :</w:t>
      </w:r>
      <w:r w:rsidRPr="00410334">
        <w:rPr>
          <w:color w:val="000000" w:themeColor="text1"/>
        </w:rPr>
        <w:t xml:space="preserve"> </w:t>
      </w:r>
      <w:r>
        <w:t xml:space="preserve">Pour accéder aux derniers </w:t>
      </w:r>
      <w:r w:rsidR="009F04BB">
        <w:t>enregistrements</w:t>
      </w:r>
      <w:r>
        <w:t xml:space="preserve"> </w:t>
      </w:r>
      <w:r w:rsidR="00BC3896">
        <w:t>qui ont été consultés par l’utilisateur</w:t>
      </w:r>
      <w:r>
        <w:t xml:space="preserve">. </w:t>
      </w:r>
      <w:r>
        <w:rPr>
          <w:rFonts w:cs="Calibri"/>
        </w:rPr>
        <w:t xml:space="preserve">En positionnant simplement le pointeur de la souris sur un </w:t>
      </w:r>
      <w:r w:rsidR="009F04BB">
        <w:rPr>
          <w:rFonts w:cs="Calibri"/>
        </w:rPr>
        <w:t>élément</w:t>
      </w:r>
      <w:r w:rsidRPr="00097E2D">
        <w:rPr>
          <w:rFonts w:cs="Calibri"/>
          <w:i/>
        </w:rPr>
        <w:t xml:space="preserve">, </w:t>
      </w:r>
      <w:r>
        <w:rPr>
          <w:rFonts w:cs="Calibri"/>
        </w:rPr>
        <w:t>un résumé de l’objet s’affiche.</w:t>
      </w:r>
    </w:p>
    <w:p w:rsidR="009F04BB" w:rsidRDefault="009F04BB" w:rsidP="00FB05AF">
      <w:pPr>
        <w:jc w:val="both"/>
        <w:rPr>
          <w:rFonts w:cs="Calibri"/>
        </w:rPr>
      </w:pPr>
    </w:p>
    <w:p w:rsidR="009F04BB" w:rsidRDefault="009F04BB" w:rsidP="00FB05AF">
      <w:pPr>
        <w:jc w:val="both"/>
        <w:rPr>
          <w:rFonts w:cs="Calibri"/>
        </w:rPr>
      </w:pPr>
    </w:p>
    <w:p w:rsidR="009F04BB" w:rsidRPr="00FB05AF" w:rsidRDefault="009F04BB" w:rsidP="00FB05AF">
      <w:pPr>
        <w:jc w:val="both"/>
        <w:rPr>
          <w:rFonts w:cs="Calibri"/>
        </w:rPr>
      </w:pPr>
    </w:p>
    <w:p w:rsidR="00FB05AF" w:rsidRDefault="00FB05AF" w:rsidP="00FB05AF">
      <w:pPr>
        <w:pStyle w:val="Titre3"/>
        <w:rPr>
          <w:rFonts w:cs="Calibri"/>
        </w:rPr>
      </w:pPr>
      <w:bookmarkStart w:id="15" w:name="_La_recherche_globale"/>
      <w:bookmarkStart w:id="16" w:name="_Toc369515160"/>
      <w:bookmarkStart w:id="17" w:name="_Toc372648698"/>
      <w:bookmarkStart w:id="18" w:name="_Toc402791482"/>
      <w:bookmarkEnd w:id="15"/>
      <w:r w:rsidRPr="00410334">
        <w:rPr>
          <w:rFonts w:cs="Calibri"/>
          <w:color w:val="C00000"/>
        </w:rPr>
        <w:t>La recherche globale</w:t>
      </w:r>
      <w:bookmarkEnd w:id="16"/>
      <w:bookmarkEnd w:id="17"/>
      <w:bookmarkEnd w:id="18"/>
    </w:p>
    <w:p w:rsidR="00410334" w:rsidRDefault="009F04BB" w:rsidP="00542A31">
      <w:pPr>
        <w:autoSpaceDE w:val="0"/>
        <w:autoSpaceDN w:val="0"/>
        <w:adjustRightInd w:val="0"/>
        <w:spacing w:before="240" w:after="0" w:line="240" w:lineRule="auto"/>
        <w:jc w:val="both"/>
        <w:rPr>
          <w:rFonts w:cs="Calibri"/>
          <w:color w:val="000000"/>
        </w:rPr>
      </w:pPr>
      <w:r>
        <w:rPr>
          <w:noProof/>
          <w:lang w:eastAsia="fr-FR"/>
        </w:rPr>
        <w:drawing>
          <wp:inline distT="0" distB="0" distL="0" distR="0" wp14:anchorId="53F19EE7" wp14:editId="7769DBBB">
            <wp:extent cx="5940425" cy="598805"/>
            <wp:effectExtent l="0" t="0" r="317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98805"/>
                    </a:xfrm>
                    <a:prstGeom prst="rect">
                      <a:avLst/>
                    </a:prstGeom>
                  </pic:spPr>
                </pic:pic>
              </a:graphicData>
            </a:graphic>
          </wp:inline>
        </w:drawing>
      </w:r>
      <w:r w:rsidR="00542A31" w:rsidRPr="00542A31">
        <w:rPr>
          <w:rFonts w:cs="Calibri"/>
          <w:color w:val="000000"/>
        </w:rPr>
        <w:t>Vos résultats de recherche comprennent les éléments et les balises que vous êtes autorisé(e) à afficher. La Recherche globale permet de suivre les objets que vous utilisez, ainsi que la fréquence d'utilisation, et organise les résultats de la recherche en conséquence. Les résultats de la recherche pour les objets que vous utilisez le plus souvent sont affichés en haut de la liste. </w:t>
      </w:r>
      <w:bookmarkStart w:id="19" w:name="SmartSearchLimitation"/>
      <w:bookmarkEnd w:id="19"/>
      <w:r w:rsidR="00542A31" w:rsidRPr="00542A31">
        <w:rPr>
          <w:rFonts w:cs="Calibri"/>
          <w:color w:val="000000"/>
        </w:rPr>
        <w:t>Si la recherche globale ne dispose pas d'informations suffisantes concernant les objets que vous utilisez, les résultats affichés correspondent à tous les objets jusqu'à la disponibilité d'informations supplémentaires.</w:t>
      </w:r>
    </w:p>
    <w:p w:rsidR="00542A31" w:rsidRPr="00410334" w:rsidRDefault="00542A31" w:rsidP="00542A31">
      <w:pPr>
        <w:autoSpaceDE w:val="0"/>
        <w:autoSpaceDN w:val="0"/>
        <w:adjustRightInd w:val="0"/>
        <w:spacing w:before="240" w:after="0" w:line="240" w:lineRule="auto"/>
        <w:jc w:val="both"/>
        <w:rPr>
          <w:rFonts w:cs="Calibri"/>
          <w:sz w:val="2"/>
        </w:rPr>
      </w:pPr>
      <w:r>
        <w:rPr>
          <w:noProof/>
          <w:lang w:eastAsia="fr-FR"/>
        </w:rPr>
        <w:drawing>
          <wp:anchor distT="0" distB="0" distL="114300" distR="114300" simplePos="0" relativeHeight="251668480" behindDoc="0" locked="0" layoutInCell="1" allowOverlap="1" wp14:anchorId="25996BDC" wp14:editId="09CB99B0">
            <wp:simplePos x="0" y="0"/>
            <wp:positionH relativeFrom="margin">
              <wp:posOffset>-29845</wp:posOffset>
            </wp:positionH>
            <wp:positionV relativeFrom="margin">
              <wp:posOffset>5255260</wp:posOffset>
            </wp:positionV>
            <wp:extent cx="180975" cy="180975"/>
            <wp:effectExtent l="0" t="0" r="9525" b="9525"/>
            <wp:wrapSquare wrapText="bothSides"/>
            <wp:docPr id="20" name="Image 20" descr="http://www.led-et-fluo.fr/43-160-thickbox/ampoule-led-verte-05w-e27-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led-et-fluo.fr/43-160-thickbox/ampoule-led-verte-05w-e27-bul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anchor>
        </w:drawing>
      </w:r>
    </w:p>
    <w:p w:rsidR="00097E2D" w:rsidRDefault="00FB05AF" w:rsidP="00097E2D">
      <w:pPr>
        <w:autoSpaceDE w:val="0"/>
        <w:autoSpaceDN w:val="0"/>
        <w:adjustRightInd w:val="0"/>
        <w:spacing w:after="0" w:line="240" w:lineRule="auto"/>
        <w:jc w:val="both"/>
        <w:rPr>
          <w:rFonts w:cs="Calibri"/>
          <w:color w:val="000000"/>
        </w:rPr>
      </w:pPr>
      <w:r w:rsidRPr="00097E2D">
        <w:rPr>
          <w:rFonts w:cs="Calibri"/>
          <w:b/>
          <w:color w:val="000000"/>
        </w:rPr>
        <w:t>Exemple :</w:t>
      </w:r>
      <w:r>
        <w:rPr>
          <w:rFonts w:cs="Calibri"/>
          <w:color w:val="000000"/>
        </w:rPr>
        <w:t xml:space="preserve"> La recherche d’un compte dont le nom commence par «</w:t>
      </w:r>
      <w:r w:rsidR="00542A31">
        <w:rPr>
          <w:rFonts w:cs="Calibri"/>
          <w:color w:val="000000"/>
        </w:rPr>
        <w:t>Sans</w:t>
      </w:r>
      <w:r>
        <w:rPr>
          <w:rFonts w:cs="Calibri"/>
          <w:color w:val="000000"/>
        </w:rPr>
        <w:t>» affiche les résultats ci-après</w:t>
      </w:r>
      <w:r w:rsidR="00097E2D">
        <w:rPr>
          <w:rFonts w:cs="Calibri"/>
          <w:color w:val="000000"/>
        </w:rPr>
        <w:t xml:space="preserve">. Cela  </w:t>
      </w:r>
      <w:r>
        <w:rPr>
          <w:rFonts w:cs="Calibri"/>
          <w:color w:val="000000"/>
        </w:rPr>
        <w:t>permet</w:t>
      </w:r>
      <w:r w:rsidR="00097E2D">
        <w:rPr>
          <w:rFonts w:cs="Calibri"/>
          <w:color w:val="000000"/>
        </w:rPr>
        <w:t xml:space="preserve"> d’accéder notamment au compte </w:t>
      </w:r>
      <w:r>
        <w:rPr>
          <w:rFonts w:cs="Calibri"/>
          <w:color w:val="000000"/>
        </w:rPr>
        <w:t>«</w:t>
      </w:r>
      <w:r w:rsidR="00542A31">
        <w:rPr>
          <w:rFonts w:cs="Calibri"/>
          <w:color w:val="000000"/>
        </w:rPr>
        <w:t>Sans organisation connue</w:t>
      </w:r>
      <w:r>
        <w:rPr>
          <w:rFonts w:cs="Calibri"/>
          <w:color w:val="000000"/>
        </w:rPr>
        <w:t>»</w:t>
      </w:r>
      <w:r w:rsidR="00097E2D">
        <w:rPr>
          <w:rFonts w:cs="Calibri"/>
          <w:color w:val="000000"/>
        </w:rPr>
        <w:t>. La recherche « </w:t>
      </w:r>
      <w:r w:rsidR="00542A31">
        <w:rPr>
          <w:rFonts w:cs="Calibri"/>
          <w:color w:val="000000"/>
        </w:rPr>
        <w:t>SANS</w:t>
      </w:r>
      <w:r w:rsidR="00097E2D">
        <w:rPr>
          <w:rFonts w:cs="Calibri"/>
          <w:color w:val="000000"/>
        </w:rPr>
        <w:t> »</w:t>
      </w:r>
      <w:r>
        <w:rPr>
          <w:rFonts w:cs="Calibri"/>
          <w:color w:val="000000"/>
        </w:rPr>
        <w:t xml:space="preserve"> peut être </w:t>
      </w:r>
      <w:r w:rsidR="00097E2D">
        <w:rPr>
          <w:rFonts w:cs="Calibri"/>
          <w:color w:val="000000"/>
        </w:rPr>
        <w:t xml:space="preserve">également </w:t>
      </w:r>
      <w:r>
        <w:rPr>
          <w:rFonts w:cs="Calibri"/>
          <w:color w:val="000000"/>
        </w:rPr>
        <w:t>contenu dans différents champs de l’enregistrement (nom, rue, ville, Concession principal…).</w:t>
      </w:r>
    </w:p>
    <w:p w:rsidR="001F3176" w:rsidRDefault="004427EF" w:rsidP="001F3176">
      <w:pPr>
        <w:rPr>
          <w:rFonts w:cs="Calibri"/>
        </w:rPr>
      </w:pPr>
      <w:r>
        <w:rPr>
          <w:noProof/>
          <w:lang w:eastAsia="fr-FR"/>
        </w:rPr>
        <mc:AlternateContent>
          <mc:Choice Requires="wps">
            <w:drawing>
              <wp:anchor distT="0" distB="0" distL="114300" distR="114300" simplePos="0" relativeHeight="251584000" behindDoc="0" locked="0" layoutInCell="1" allowOverlap="1">
                <wp:simplePos x="0" y="0"/>
                <wp:positionH relativeFrom="column">
                  <wp:posOffset>167005</wp:posOffset>
                </wp:positionH>
                <wp:positionV relativeFrom="paragraph">
                  <wp:posOffset>1132205</wp:posOffset>
                </wp:positionV>
                <wp:extent cx="323850" cy="161925"/>
                <wp:effectExtent l="0" t="0" r="19050" b="28575"/>
                <wp:wrapNone/>
                <wp:docPr id="10285" name="Rectangle à coins arrondi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161925"/>
                        </a:xfrm>
                        <a:prstGeom prst="roundRect">
                          <a:avLst>
                            <a:gd name="adj" fmla="val 16667"/>
                          </a:avLst>
                        </a:prstGeom>
                        <a:noFill/>
                        <a:ln w="19050" cmpd="sng">
                          <a:solidFill>
                            <a:srgbClr val="C00000"/>
                          </a:solidFill>
                          <a:round/>
                          <a:headEnd type="none" w="med" len="med"/>
                          <a:tailEnd type="none" w="med" len="med"/>
                        </a:ln>
                        <a:extLst>
                          <a:ext uri="{909E8E84-426E-40dd-AFC4-6F175D3DCCD1}"/>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DE8FBE" id="Rectangle à coins arrondis 21" o:spid="_x0000_s1026" style="position:absolute;margin-left:13.15pt;margin-top:89.15pt;width:25.5pt;height:12.7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" filled="f" strokecolor="#c00000" strokeweight="1.5pt"/>
            </w:pict>
          </mc:Fallback>
        </mc:AlternateContent>
      </w:r>
      <w:r w:rsidR="00542A31">
        <w:rPr>
          <w:noProof/>
          <w:lang w:eastAsia="fr-FR"/>
        </w:rPr>
        <w:drawing>
          <wp:inline distT="0" distB="0" distL="0" distR="0">
            <wp:extent cx="5943600" cy="219456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097E2D" w:rsidRDefault="00097E2D">
      <w:pPr>
        <w:rPr>
          <w:rFonts w:ascii="Calibri" w:eastAsiaTheme="majorEastAsia" w:hAnsi="Calibri" w:cs="Calibri"/>
          <w:b/>
          <w:bCs/>
          <w:color w:val="C00000"/>
        </w:rPr>
      </w:pPr>
      <w:bookmarkStart w:id="20" w:name="_Toc369515161"/>
      <w:bookmarkStart w:id="21" w:name="_Toc372648699"/>
    </w:p>
    <w:p w:rsidR="002B29EA" w:rsidRDefault="002B29EA">
      <w:pPr>
        <w:rPr>
          <w:rFonts w:ascii="Calibri" w:eastAsiaTheme="majorEastAsia" w:hAnsi="Calibri" w:cs="Calibri"/>
          <w:b/>
          <w:bCs/>
          <w:color w:val="C00000"/>
        </w:rPr>
      </w:pPr>
    </w:p>
    <w:p w:rsidR="00410334" w:rsidRPr="00410334" w:rsidRDefault="00410334" w:rsidP="00410334">
      <w:pPr>
        <w:pStyle w:val="Titre3"/>
        <w:rPr>
          <w:rFonts w:cs="Calibri"/>
          <w:color w:val="C00000"/>
        </w:rPr>
      </w:pPr>
      <w:bookmarkStart w:id="22" w:name="_Toc402791483"/>
      <w:r w:rsidRPr="00410334">
        <w:rPr>
          <w:rFonts w:cs="Calibri"/>
          <w:color w:val="C00000"/>
        </w:rPr>
        <w:t>Les onglets de navigation</w:t>
      </w:r>
      <w:bookmarkEnd w:id="20"/>
      <w:bookmarkEnd w:id="21"/>
      <w:bookmarkEnd w:id="22"/>
    </w:p>
    <w:p w:rsidR="00410334" w:rsidRDefault="00410334" w:rsidP="00410334">
      <w:pPr>
        <w:rPr>
          <w:rFonts w:cs="Calibri"/>
        </w:rPr>
      </w:pPr>
      <w:r>
        <w:rPr>
          <w:rFonts w:cs="Calibri"/>
        </w:rPr>
        <w:t>Le menu des onglets permet d’accéder aux différents modules de l’application.</w:t>
      </w:r>
    </w:p>
    <w:p w:rsidR="00410334" w:rsidRPr="006F18F2" w:rsidRDefault="00E520C3" w:rsidP="00410334">
      <w:r>
        <w:rPr>
          <w:noProof/>
          <w:lang w:eastAsia="fr-FR"/>
        </w:rPr>
        <w:drawing>
          <wp:inline distT="0" distB="0" distL="0" distR="0">
            <wp:extent cx="5943600" cy="457200"/>
            <wp:effectExtent l="0" t="0" r="0" b="0"/>
            <wp:docPr id="10249" name="Imag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rsidR="00410334" w:rsidRPr="004A4C40" w:rsidRDefault="00E520C3" w:rsidP="00410334">
      <w:r>
        <w:rPr>
          <w:rFonts w:cs="Calibri"/>
        </w:rPr>
        <w:t>Le menu des</w:t>
      </w:r>
      <w:r w:rsidR="00410334">
        <w:rPr>
          <w:rFonts w:cs="Calibri"/>
        </w:rPr>
        <w:t xml:space="preserve"> onglets </w:t>
      </w:r>
      <w:r>
        <w:rPr>
          <w:rFonts w:cs="Calibri"/>
        </w:rPr>
        <w:t xml:space="preserve">affiche les onglets </w:t>
      </w:r>
      <w:r w:rsidR="00410334">
        <w:rPr>
          <w:rFonts w:cs="Calibri"/>
        </w:rPr>
        <w:t>vi</w:t>
      </w:r>
      <w:r>
        <w:rPr>
          <w:rFonts w:cs="Calibri"/>
        </w:rPr>
        <w:t>sibles par les utilisateurs</w:t>
      </w:r>
      <w:r w:rsidR="00410334">
        <w:rPr>
          <w:rFonts w:cs="Calibri"/>
        </w:rPr>
        <w:t xml:space="preserve"> :</w:t>
      </w:r>
    </w:p>
    <w:p w:rsidR="00410334" w:rsidRPr="00950AF5" w:rsidRDefault="00410334" w:rsidP="00854571">
      <w:pPr>
        <w:pStyle w:val="Paragraphedeliste"/>
        <w:numPr>
          <w:ilvl w:val="0"/>
          <w:numId w:val="2"/>
        </w:numPr>
        <w:spacing w:line="240" w:lineRule="auto"/>
        <w:ind w:left="284" w:hanging="284"/>
      </w:pPr>
      <w:proofErr w:type="spellStart"/>
      <w:r>
        <w:rPr>
          <w:lang w:val="en-US"/>
        </w:rPr>
        <w:t>Accueil</w:t>
      </w:r>
      <w:proofErr w:type="spellEnd"/>
    </w:p>
    <w:p w:rsidR="00950AF5" w:rsidRPr="00C02114" w:rsidRDefault="00E520C3" w:rsidP="00854571">
      <w:pPr>
        <w:pStyle w:val="Paragraphedeliste"/>
        <w:numPr>
          <w:ilvl w:val="0"/>
          <w:numId w:val="2"/>
        </w:numPr>
        <w:spacing w:line="240" w:lineRule="auto"/>
        <w:ind w:left="284" w:hanging="284"/>
      </w:pPr>
      <w:proofErr w:type="spellStart"/>
      <w:r>
        <w:rPr>
          <w:lang w:val="en-US"/>
        </w:rPr>
        <w:t>Pistes</w:t>
      </w:r>
      <w:proofErr w:type="spellEnd"/>
    </w:p>
    <w:p w:rsidR="00410334" w:rsidRPr="00345CB1" w:rsidRDefault="00410334" w:rsidP="00854571">
      <w:pPr>
        <w:pStyle w:val="Paragraphedeliste"/>
        <w:numPr>
          <w:ilvl w:val="0"/>
          <w:numId w:val="2"/>
        </w:numPr>
        <w:spacing w:line="240" w:lineRule="auto"/>
        <w:ind w:left="284" w:hanging="284"/>
        <w:rPr>
          <w:lang w:val="en-US"/>
        </w:rPr>
      </w:pPr>
      <w:r w:rsidRPr="00C02114">
        <w:t>Comptes</w:t>
      </w:r>
    </w:p>
    <w:p w:rsidR="00410334" w:rsidRPr="00C02114" w:rsidRDefault="00410334" w:rsidP="00854571">
      <w:pPr>
        <w:pStyle w:val="Paragraphedeliste"/>
        <w:numPr>
          <w:ilvl w:val="0"/>
          <w:numId w:val="2"/>
        </w:numPr>
        <w:spacing w:line="240" w:lineRule="auto"/>
        <w:ind w:left="284" w:hanging="284"/>
      </w:pPr>
      <w:r w:rsidRPr="004A4C40">
        <w:rPr>
          <w:lang w:val="en-US"/>
        </w:rPr>
        <w:t>Contacts</w:t>
      </w:r>
    </w:p>
    <w:p w:rsidR="00410334" w:rsidRPr="00FB7381" w:rsidRDefault="00410334" w:rsidP="00854571">
      <w:pPr>
        <w:pStyle w:val="Paragraphedeliste"/>
        <w:numPr>
          <w:ilvl w:val="0"/>
          <w:numId w:val="2"/>
        </w:numPr>
        <w:spacing w:line="240" w:lineRule="auto"/>
        <w:ind w:left="284" w:hanging="284"/>
        <w:rPr>
          <w:lang w:val="en-US"/>
        </w:rPr>
      </w:pPr>
      <w:r w:rsidRPr="00C02114">
        <w:t>Campagnes</w:t>
      </w:r>
    </w:p>
    <w:p w:rsidR="00410334" w:rsidRDefault="00410334" w:rsidP="00854571">
      <w:pPr>
        <w:pStyle w:val="Paragraphedeliste"/>
        <w:numPr>
          <w:ilvl w:val="0"/>
          <w:numId w:val="2"/>
        </w:numPr>
        <w:spacing w:line="240" w:lineRule="auto"/>
        <w:ind w:left="284" w:hanging="284"/>
      </w:pPr>
      <w:r>
        <w:t>Rapports</w:t>
      </w:r>
    </w:p>
    <w:p w:rsidR="00410334" w:rsidRDefault="00410334" w:rsidP="00854571">
      <w:pPr>
        <w:pStyle w:val="Paragraphedeliste"/>
        <w:numPr>
          <w:ilvl w:val="0"/>
          <w:numId w:val="2"/>
        </w:numPr>
        <w:spacing w:line="240" w:lineRule="auto"/>
        <w:ind w:left="284" w:hanging="284"/>
      </w:pPr>
      <w:r>
        <w:t>Ta</w:t>
      </w:r>
      <w:r w:rsidR="00E520C3">
        <w:t>bleaux de bord</w:t>
      </w:r>
    </w:p>
    <w:p w:rsidR="00E520C3" w:rsidRDefault="00E520C3" w:rsidP="00854571">
      <w:pPr>
        <w:pStyle w:val="Paragraphedeliste"/>
        <w:numPr>
          <w:ilvl w:val="0"/>
          <w:numId w:val="2"/>
        </w:numPr>
        <w:spacing w:line="240" w:lineRule="auto"/>
        <w:ind w:left="284" w:hanging="284"/>
      </w:pPr>
      <w:r>
        <w:t>Documents.</w:t>
      </w:r>
    </w:p>
    <w:p w:rsidR="00410334" w:rsidRDefault="00441543" w:rsidP="0061325D">
      <w:pPr>
        <w:pStyle w:val="Astuce"/>
      </w:pPr>
      <w:r>
        <w:rPr>
          <w:noProof/>
          <w:lang w:eastAsia="fr-FR"/>
        </w:rPr>
        <w:drawing>
          <wp:inline distT="0" distB="0" distL="0" distR="0" wp14:anchorId="0A6ABD86" wp14:editId="3BF56818">
            <wp:extent cx="180975" cy="180975"/>
            <wp:effectExtent l="0" t="0" r="9525" b="9525"/>
            <wp:docPr id="297" name="Image 1" descr="http://www.led-et-fluo.fr/43-160-thickbox/ampoule-led-verte-05w-e27-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d-et-fluo.fr/43-160-thickbox/ampoule-led-verte-05w-e27-bul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410334" w:rsidRPr="006F18F2">
        <w:rPr>
          <w:b/>
          <w:color w:val="00B050"/>
          <w:sz w:val="24"/>
        </w:rPr>
        <w:t>Astuce :</w:t>
      </w:r>
      <w:r w:rsidR="00410334" w:rsidRPr="006F18F2">
        <w:rPr>
          <w:color w:val="00B050"/>
          <w:sz w:val="24"/>
        </w:rPr>
        <w:t xml:space="preserve"> </w:t>
      </w:r>
      <w:r w:rsidR="00410334">
        <w:t xml:space="preserve">Il est possible de choisir l’ordre de vos onglets en cliquant </w:t>
      </w:r>
      <w:r w:rsidR="0047675B">
        <w:t>sur</w:t>
      </w:r>
      <w:r w:rsidR="00410334" w:rsidRPr="00BF1B10">
        <w:rPr>
          <w:noProof/>
          <w:lang w:eastAsia="fr-FR"/>
        </w:rPr>
        <w:drawing>
          <wp:inline distT="0" distB="0" distL="0" distR="0" wp14:anchorId="50A723D8" wp14:editId="3716FCCC">
            <wp:extent cx="123825" cy="1143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00410334">
        <w:t xml:space="preserve">. Ce bouton se </w:t>
      </w:r>
      <w:r w:rsidR="007A2422">
        <w:t>situe</w:t>
      </w:r>
      <w:r w:rsidR="00410334">
        <w:t xml:space="preserve"> à droite de tous les onglets. </w:t>
      </w:r>
    </w:p>
    <w:p w:rsidR="00E84C8D" w:rsidRPr="00E84C8D" w:rsidRDefault="00E84C8D" w:rsidP="00E84C8D">
      <w:pPr>
        <w:pStyle w:val="Titre3"/>
        <w:rPr>
          <w:rFonts w:cs="Calibri"/>
          <w:color w:val="C00000"/>
        </w:rPr>
      </w:pPr>
      <w:bookmarkStart w:id="23" w:name="_Toc369515164"/>
      <w:bookmarkStart w:id="24" w:name="_Toc372648700"/>
      <w:bookmarkStart w:id="25" w:name="_Toc402791484"/>
      <w:r w:rsidRPr="00E84C8D">
        <w:rPr>
          <w:rFonts w:cs="Calibri"/>
          <w:color w:val="C00000"/>
        </w:rPr>
        <w:t>Le contenu d’un onglet</w:t>
      </w:r>
      <w:bookmarkEnd w:id="23"/>
      <w:bookmarkEnd w:id="24"/>
      <w:bookmarkEnd w:id="25"/>
    </w:p>
    <w:p w:rsidR="00E84C8D" w:rsidRDefault="00E84C8D" w:rsidP="00E84C8D">
      <w:pPr>
        <w:rPr>
          <w:rFonts w:cs="Calibri"/>
        </w:rPr>
      </w:pPr>
      <w:r>
        <w:rPr>
          <w:rFonts w:cs="Calibri"/>
        </w:rPr>
        <w:t>L’exemple présen</w:t>
      </w:r>
      <w:r w:rsidR="007A2422">
        <w:rPr>
          <w:rFonts w:cs="Calibri"/>
        </w:rPr>
        <w:t>té ici est celui de l’onglet « Co</w:t>
      </w:r>
      <w:r>
        <w:rPr>
          <w:rFonts w:cs="Calibri"/>
        </w:rPr>
        <w:t>mpte</w:t>
      </w:r>
      <w:r w:rsidR="007A2422">
        <w:rPr>
          <w:rFonts w:cs="Calibri"/>
        </w:rPr>
        <w:t>s</w:t>
      </w:r>
      <w:r>
        <w:rPr>
          <w:rFonts w:cs="Calibri"/>
        </w:rPr>
        <w:t xml:space="preserve"> ».</w:t>
      </w:r>
    </w:p>
    <w:p w:rsidR="00A31263" w:rsidRDefault="00A31263" w:rsidP="001E78BB">
      <w:pPr>
        <w:pStyle w:val="Titre4"/>
        <w:ind w:hanging="297"/>
      </w:pPr>
      <w:r w:rsidRPr="005F4F0D">
        <w:t>La liste affichée par défaut</w:t>
      </w:r>
    </w:p>
    <w:p w:rsidR="00A31263" w:rsidRDefault="00BC3896" w:rsidP="001E78BB">
      <w:pPr>
        <w:autoSpaceDE w:val="0"/>
        <w:autoSpaceDN w:val="0"/>
        <w:adjustRightInd w:val="0"/>
        <w:spacing w:after="0" w:line="240" w:lineRule="auto"/>
        <w:jc w:val="both"/>
        <w:rPr>
          <w:rFonts w:cs="Calibri"/>
        </w:rPr>
      </w:pPr>
      <w:r>
        <w:rPr>
          <w:rFonts w:cs="Calibri"/>
        </w:rPr>
        <w:t>Par défaut l’onglet « C</w:t>
      </w:r>
      <w:r w:rsidR="00A31263">
        <w:rPr>
          <w:rFonts w:cs="Calibri"/>
        </w:rPr>
        <w:t>omptes</w:t>
      </w:r>
      <w:r>
        <w:rPr>
          <w:rFonts w:cs="Calibri"/>
        </w:rPr>
        <w:t> »</w:t>
      </w:r>
      <w:r w:rsidR="00A31263">
        <w:rPr>
          <w:rFonts w:cs="Calibri"/>
        </w:rPr>
        <w:t>, comme tous les autres onglets,  affiche les «comptes récents », c’est-à-dire la liste des derniers enregistrements auxquels vous avez accédé en création, modification ou en consultation.</w:t>
      </w:r>
    </w:p>
    <w:p w:rsidR="00E84C8D" w:rsidRDefault="00950AF5" w:rsidP="00410334">
      <w:r>
        <w:rPr>
          <w:rFonts w:cs="Calibri"/>
          <w:noProof/>
          <w:lang w:eastAsia="fr-FR"/>
        </w:rPr>
        <mc:AlternateContent>
          <mc:Choice Requires="wps">
            <w:drawing>
              <wp:anchor distT="0" distB="0" distL="114300" distR="114300" simplePos="0" relativeHeight="251585024" behindDoc="0" locked="0" layoutInCell="1" allowOverlap="1" wp14:anchorId="3F393D42" wp14:editId="11EFE16D">
                <wp:simplePos x="0" y="0"/>
                <wp:positionH relativeFrom="margin">
                  <wp:align>left</wp:align>
                </wp:positionH>
                <wp:positionV relativeFrom="paragraph">
                  <wp:posOffset>763270</wp:posOffset>
                </wp:positionV>
                <wp:extent cx="742950" cy="180975"/>
                <wp:effectExtent l="0" t="0" r="19050" b="28575"/>
                <wp:wrapNone/>
                <wp:docPr id="10283" name="Rectangle à coins arrondi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180975"/>
                        </a:xfrm>
                        <a:prstGeom prst="roundRect">
                          <a:avLst>
                            <a:gd name="adj" fmla="val 16667"/>
                          </a:avLst>
                        </a:prstGeom>
                        <a:noFill/>
                        <a:ln w="19050" cmpd="sng">
                          <a:solidFill>
                            <a:srgbClr val="C00000"/>
                          </a:solidFill>
                          <a:round/>
                          <a:headEnd type="none" w="med" len="med"/>
                          <a:tailEnd type="none" w="med" len="med"/>
                        </a:ln>
                        <a:extLst>
                          <a:ext uri="{909E8E84-426E-40dd-AFC4-6F175D3DCCD1}"/>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EDAC06" id="Rectangle à coins arrondis 25" o:spid="_x0000_s1026" style="position:absolute;margin-left:0;margin-top:60.1pt;width:58.5pt;height:14.25pt;z-index:251585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" filled="f" strokecolor="#c00000" strokeweight="1.5pt">
                <w10:wrap anchorx="margin"/>
              </v:roundrect>
            </w:pict>
          </mc:Fallback>
        </mc:AlternateContent>
      </w:r>
      <w:r w:rsidR="00E520C3">
        <w:rPr>
          <w:noProof/>
          <w:lang w:eastAsia="fr-FR"/>
        </w:rPr>
        <w:drawing>
          <wp:inline distT="0" distB="0" distL="0" distR="0">
            <wp:extent cx="5934075" cy="1571625"/>
            <wp:effectExtent l="0" t="0" r="9525" b="9525"/>
            <wp:docPr id="10263" name="Image 1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571625"/>
                    </a:xfrm>
                    <a:prstGeom prst="rect">
                      <a:avLst/>
                    </a:prstGeom>
                    <a:noFill/>
                    <a:ln>
                      <a:noFill/>
                    </a:ln>
                  </pic:spPr>
                </pic:pic>
              </a:graphicData>
            </a:graphic>
          </wp:inline>
        </w:drawing>
      </w:r>
    </w:p>
    <w:p w:rsidR="00A31263" w:rsidRDefault="00A31263" w:rsidP="001E78BB">
      <w:pPr>
        <w:pStyle w:val="Titre4"/>
        <w:ind w:left="1134" w:hanging="567"/>
      </w:pPr>
      <w:r w:rsidRPr="000D3AAE">
        <w:t>Les vues prédéfinies et personnelles</w:t>
      </w:r>
    </w:p>
    <w:p w:rsidR="00A31263" w:rsidRDefault="00A31263" w:rsidP="00A31263">
      <w:pPr>
        <w:autoSpaceDE w:val="0"/>
        <w:autoSpaceDN w:val="0"/>
        <w:adjustRightInd w:val="0"/>
        <w:spacing w:after="0" w:line="240" w:lineRule="auto"/>
        <w:jc w:val="both"/>
        <w:rPr>
          <w:rFonts w:cs="Calibri"/>
        </w:rPr>
      </w:pPr>
      <w:r>
        <w:rPr>
          <w:rFonts w:cs="Calibri"/>
        </w:rPr>
        <w:t xml:space="preserve">Le CRM </w:t>
      </w:r>
      <w:r w:rsidR="00E520C3">
        <w:rPr>
          <w:rFonts w:cs="Calibri"/>
        </w:rPr>
        <w:t xml:space="preserve">ARPEGE </w:t>
      </w:r>
      <w:r w:rsidR="00950AF5">
        <w:rPr>
          <w:rFonts w:cs="Calibri"/>
        </w:rPr>
        <w:t>E</w:t>
      </w:r>
      <w:r w:rsidR="00E520C3">
        <w:rPr>
          <w:rFonts w:cs="Calibri"/>
        </w:rPr>
        <w:t>MLYON</w:t>
      </w:r>
      <w:r>
        <w:rPr>
          <w:rFonts w:cs="Calibri"/>
        </w:rPr>
        <w:t xml:space="preserve"> propose d’afficher </w:t>
      </w:r>
      <w:r w:rsidR="001E78BB">
        <w:rPr>
          <w:rFonts w:cs="Calibri"/>
        </w:rPr>
        <w:t xml:space="preserve">les comptes  selon </w:t>
      </w:r>
      <w:r>
        <w:rPr>
          <w:rFonts w:cs="Calibri"/>
        </w:rPr>
        <w:t xml:space="preserve">des filtres </w:t>
      </w:r>
      <w:r w:rsidR="0047675B">
        <w:rPr>
          <w:rFonts w:cs="Calibri"/>
        </w:rPr>
        <w:t>implémentés</w:t>
      </w:r>
      <w:r>
        <w:rPr>
          <w:rFonts w:cs="Calibri"/>
        </w:rPr>
        <w:t>, que l’on appelle une vue.</w:t>
      </w:r>
      <w:r w:rsidR="00501AA6">
        <w:rPr>
          <w:rFonts w:cs="Calibri"/>
        </w:rPr>
        <w:t xml:space="preserve"> </w:t>
      </w:r>
      <w:r>
        <w:rPr>
          <w:rFonts w:cs="Calibri"/>
        </w:rPr>
        <w:t xml:space="preserve">Dans l’écran ci-dessus, la vue sélectionnée s’appelle « </w:t>
      </w:r>
      <w:r w:rsidR="00950AF5">
        <w:rPr>
          <w:rFonts w:cs="Calibri"/>
        </w:rPr>
        <w:t>C</w:t>
      </w:r>
      <w:r w:rsidR="00E520C3">
        <w:rPr>
          <w:rFonts w:cs="Calibri"/>
        </w:rPr>
        <w:t>onsultés récemment</w:t>
      </w:r>
      <w:r>
        <w:rPr>
          <w:rFonts w:cs="Calibri"/>
        </w:rPr>
        <w:t xml:space="preserve"> ».  En cliquant </w:t>
      </w:r>
      <w:r w:rsidR="001E78BB">
        <w:rPr>
          <w:rFonts w:cs="Calibri"/>
        </w:rPr>
        <w:t xml:space="preserve">sur le bouton « OK », l’ensemble des comptes </w:t>
      </w:r>
      <w:r w:rsidR="00E520C3">
        <w:rPr>
          <w:rFonts w:cs="Calibri"/>
        </w:rPr>
        <w:t>consultés récemment</w:t>
      </w:r>
      <w:r w:rsidR="001E78BB">
        <w:rPr>
          <w:rFonts w:cs="Calibri"/>
        </w:rPr>
        <w:t xml:space="preserve"> seront affichés. </w:t>
      </w:r>
    </w:p>
    <w:p w:rsidR="00E520C3" w:rsidRDefault="00E520C3" w:rsidP="00A31263">
      <w:pPr>
        <w:autoSpaceDE w:val="0"/>
        <w:autoSpaceDN w:val="0"/>
        <w:adjustRightInd w:val="0"/>
        <w:spacing w:after="0" w:line="240" w:lineRule="auto"/>
        <w:jc w:val="both"/>
        <w:rPr>
          <w:rFonts w:cs="Calibri"/>
        </w:rPr>
      </w:pPr>
      <w:r>
        <w:rPr>
          <w:noProof/>
          <w:lang w:eastAsia="fr-FR"/>
        </w:rPr>
        <w:lastRenderedPageBreak/>
        <w:drawing>
          <wp:inline distT="0" distB="0" distL="0" distR="0" wp14:anchorId="184E758D" wp14:editId="3E85FA7E">
            <wp:extent cx="5940425" cy="1686560"/>
            <wp:effectExtent l="0" t="0" r="3175" b="889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686560"/>
                    </a:xfrm>
                    <a:prstGeom prst="rect">
                      <a:avLst/>
                    </a:prstGeom>
                  </pic:spPr>
                </pic:pic>
              </a:graphicData>
            </a:graphic>
          </wp:inline>
        </w:drawing>
      </w:r>
    </w:p>
    <w:p w:rsidR="00A31263" w:rsidRPr="00A31263" w:rsidRDefault="00A31263" w:rsidP="00A31263">
      <w:pPr>
        <w:autoSpaceDE w:val="0"/>
        <w:autoSpaceDN w:val="0"/>
        <w:adjustRightInd w:val="0"/>
        <w:spacing w:after="0" w:line="240" w:lineRule="auto"/>
        <w:jc w:val="both"/>
        <w:rPr>
          <w:rFonts w:cs="Calibri"/>
        </w:rPr>
      </w:pPr>
    </w:p>
    <w:p w:rsidR="00410334" w:rsidRDefault="00A31263" w:rsidP="00A31263">
      <w:pPr>
        <w:pStyle w:val="Titre4"/>
      </w:pPr>
      <w:r>
        <w:t xml:space="preserve">Création d’une vue personnalisée </w:t>
      </w:r>
    </w:p>
    <w:p w:rsidR="00A31263" w:rsidRDefault="00A31263" w:rsidP="00E520C3">
      <w:pPr>
        <w:autoSpaceDE w:val="0"/>
        <w:autoSpaceDN w:val="0"/>
        <w:adjustRightInd w:val="0"/>
        <w:spacing w:after="0" w:line="240" w:lineRule="auto"/>
        <w:jc w:val="both"/>
        <w:rPr>
          <w:rFonts w:cs="Calibri"/>
        </w:rPr>
      </w:pPr>
      <w:r>
        <w:rPr>
          <w:rFonts w:cs="Calibri"/>
        </w:rPr>
        <w:t xml:space="preserve">Les utilisateurs du CRM </w:t>
      </w:r>
      <w:r w:rsidR="00E520C3">
        <w:rPr>
          <w:rFonts w:cs="Calibri"/>
        </w:rPr>
        <w:t>ARPEGE EMLYON</w:t>
      </w:r>
      <w:r>
        <w:rPr>
          <w:rFonts w:cs="Calibri"/>
        </w:rPr>
        <w:t xml:space="preserve"> peuvent créer leur propre vue </w:t>
      </w:r>
      <w:r w:rsidR="00E520C3">
        <w:rPr>
          <w:rFonts w:cs="Calibri"/>
        </w:rPr>
        <w:t>en cliquant sur « Créer une vue</w:t>
      </w:r>
      <w:r>
        <w:rPr>
          <w:rFonts w:cs="Calibri"/>
        </w:rPr>
        <w:t>».</w:t>
      </w:r>
    </w:p>
    <w:p w:rsidR="00A31263" w:rsidRPr="004873B8" w:rsidRDefault="004873B8" w:rsidP="00A31263">
      <w:pPr>
        <w:autoSpaceDE w:val="0"/>
        <w:autoSpaceDN w:val="0"/>
        <w:adjustRightInd w:val="0"/>
        <w:spacing w:after="0" w:line="240" w:lineRule="auto"/>
        <w:jc w:val="both"/>
        <w:rPr>
          <w:rFonts w:cs="Calibri"/>
          <w:b/>
        </w:rPr>
      </w:pPr>
      <w:r w:rsidRPr="004873B8">
        <w:rPr>
          <w:rFonts w:cs="Calibri"/>
          <w:b/>
        </w:rPr>
        <w:t>E</w:t>
      </w:r>
      <w:r w:rsidR="00A31263" w:rsidRPr="004873B8">
        <w:rPr>
          <w:rFonts w:cs="Calibri"/>
          <w:b/>
        </w:rPr>
        <w:t>xemple :</w:t>
      </w:r>
    </w:p>
    <w:p w:rsidR="00A31263" w:rsidRDefault="00A31263" w:rsidP="00A31263">
      <w:pPr>
        <w:autoSpaceDE w:val="0"/>
        <w:autoSpaceDN w:val="0"/>
        <w:adjustRightInd w:val="0"/>
        <w:spacing w:after="0" w:line="240" w:lineRule="auto"/>
        <w:jc w:val="both"/>
        <w:rPr>
          <w:rFonts w:cs="Calibri"/>
        </w:rPr>
      </w:pPr>
      <w:r>
        <w:rPr>
          <w:rFonts w:cs="Calibri"/>
        </w:rPr>
        <w:t>Pour personnaliser la vue sur l’enseigne « AXA »</w:t>
      </w:r>
      <w:r w:rsidR="00501AA6">
        <w:rPr>
          <w:rFonts w:cs="Calibri"/>
        </w:rPr>
        <w:t>,</w:t>
      </w:r>
      <w:r>
        <w:rPr>
          <w:rFonts w:cs="Calibri"/>
        </w:rPr>
        <w:t> </w:t>
      </w:r>
      <w:r w:rsidR="00E520C3">
        <w:rPr>
          <w:rFonts w:cs="Calibri"/>
        </w:rPr>
        <w:t>cliquer sur « créer une vue ».</w:t>
      </w:r>
    </w:p>
    <w:p w:rsidR="00A31263" w:rsidRDefault="00A31263" w:rsidP="00A31263">
      <w:pPr>
        <w:autoSpaceDE w:val="0"/>
        <w:autoSpaceDN w:val="0"/>
        <w:adjustRightInd w:val="0"/>
        <w:spacing w:after="0" w:line="240" w:lineRule="auto"/>
        <w:jc w:val="both"/>
        <w:rPr>
          <w:rFonts w:cs="Calibri"/>
        </w:rPr>
      </w:pPr>
      <w:r>
        <w:rPr>
          <w:rFonts w:cs="Calibri"/>
        </w:rPr>
        <w:t xml:space="preserve">Ensuite, </w:t>
      </w:r>
      <w:r w:rsidR="00E520C3">
        <w:rPr>
          <w:rFonts w:cs="Calibri"/>
        </w:rPr>
        <w:t>renseigner le nom de la vue,</w:t>
      </w:r>
      <w:r>
        <w:rPr>
          <w:rFonts w:cs="Calibri"/>
        </w:rPr>
        <w:t xml:space="preserve"> puis ajouter le</w:t>
      </w:r>
      <w:r w:rsidR="004873B8">
        <w:rPr>
          <w:rFonts w:cs="Calibri"/>
        </w:rPr>
        <w:t>s</w:t>
      </w:r>
      <w:r>
        <w:rPr>
          <w:rFonts w:cs="Calibri"/>
        </w:rPr>
        <w:t xml:space="preserve"> filtre</w:t>
      </w:r>
      <w:r w:rsidR="004873B8">
        <w:rPr>
          <w:rFonts w:cs="Calibri"/>
        </w:rPr>
        <w:t>s</w:t>
      </w:r>
      <w:r w:rsidR="00501AA6">
        <w:rPr>
          <w:rFonts w:cs="Calibri"/>
        </w:rPr>
        <w:t xml:space="preserve"> (étape 3)</w:t>
      </w:r>
      <w:r>
        <w:rPr>
          <w:rFonts w:cs="Calibri"/>
        </w:rPr>
        <w:t>, comme indiqué ci-dessous :</w:t>
      </w:r>
    </w:p>
    <w:p w:rsidR="00A31263" w:rsidRDefault="00A5770E" w:rsidP="004873B8">
      <w:pPr>
        <w:jc w:val="center"/>
      </w:pPr>
      <w:r>
        <w:rPr>
          <w:rFonts w:cs="Calibri"/>
          <w:noProof/>
          <w:lang w:eastAsia="fr-FR"/>
        </w:rPr>
        <mc:AlternateContent>
          <mc:Choice Requires="wps">
            <w:drawing>
              <wp:anchor distT="0" distB="0" distL="114300" distR="114300" simplePos="0" relativeHeight="251587072" behindDoc="0" locked="0" layoutInCell="1" allowOverlap="1" wp14:anchorId="6E639E8A" wp14:editId="7EC60F29">
                <wp:simplePos x="0" y="0"/>
                <wp:positionH relativeFrom="column">
                  <wp:posOffset>1599565</wp:posOffset>
                </wp:positionH>
                <wp:positionV relativeFrom="paragraph">
                  <wp:posOffset>822960</wp:posOffset>
                </wp:positionV>
                <wp:extent cx="1630045" cy="197485"/>
                <wp:effectExtent l="0" t="0" r="27305" b="12065"/>
                <wp:wrapNone/>
                <wp:docPr id="46" name="Rectangle à coins arrondis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197485"/>
                        </a:xfrm>
                        <a:prstGeom prst="roundRect">
                          <a:avLst>
                            <a:gd name="adj" fmla="val 16667"/>
                          </a:avLst>
                        </a:prstGeom>
                        <a:noFill/>
                        <a:ln w="19050" cmpd="sng">
                          <a:solidFill>
                            <a:srgbClr val="C00000"/>
                          </a:solidFill>
                          <a:round/>
                          <a:headEnd type="none" w="med" len="med"/>
                          <a:tailEnd type="none" w="med" len="med"/>
                        </a:ln>
                        <a:extLst>
                          <a:ext uri="{909E8E84-426E-40dd-AFC4-6F175D3DCCD1}"/>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FC60CC" id="Rectangle à coins arrondis 29" o:spid="_x0000_s1026" style="position:absolute;margin-left:125.95pt;margin-top:64.8pt;width:128.35pt;height:15.5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" filled="f" strokecolor="#c00000" strokeweight="1.5pt"/>
            </w:pict>
          </mc:Fallback>
        </mc:AlternateContent>
      </w:r>
      <w:r w:rsidR="00EF7F1C">
        <w:rPr>
          <w:rFonts w:cs="Calibri"/>
          <w:noProof/>
          <w:lang w:eastAsia="fr-FR"/>
        </w:rPr>
        <mc:AlternateContent>
          <mc:Choice Requires="wps">
            <w:drawing>
              <wp:anchor distT="0" distB="0" distL="114300" distR="114300" simplePos="0" relativeHeight="251588096" behindDoc="0" locked="0" layoutInCell="1" allowOverlap="1" wp14:anchorId="48E906B8" wp14:editId="2EB398A9">
                <wp:simplePos x="0" y="0"/>
                <wp:positionH relativeFrom="column">
                  <wp:posOffset>882015</wp:posOffset>
                </wp:positionH>
                <wp:positionV relativeFrom="paragraph">
                  <wp:posOffset>1924050</wp:posOffset>
                </wp:positionV>
                <wp:extent cx="3416300" cy="698500"/>
                <wp:effectExtent l="0" t="0" r="12700" b="25400"/>
                <wp:wrapNone/>
                <wp:docPr id="45" name="Rectangle à coins arrondi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6300" cy="698500"/>
                        </a:xfrm>
                        <a:prstGeom prst="roundRect">
                          <a:avLst>
                            <a:gd name="adj" fmla="val 16667"/>
                          </a:avLst>
                        </a:prstGeom>
                        <a:noFill/>
                        <a:ln w="19050" cmpd="sng">
                          <a:solidFill>
                            <a:srgbClr val="C00000"/>
                          </a:solidFill>
                          <a:round/>
                          <a:headEnd type="none" w="med" len="med"/>
                          <a:tailEnd type="none" w="med" len="med"/>
                        </a:ln>
                        <a:extLst>
                          <a:ext uri="{909E8E84-426E-40dd-AFC4-6F175D3DCCD1}"/>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3D308C" id="Rectangle à coins arrondis 31" o:spid="_x0000_s1026" style="position:absolute;margin-left:69.45pt;margin-top:151.5pt;width:269pt;height:5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" filled="f" strokecolor="#c00000" strokeweight="1.5pt"/>
            </w:pict>
          </mc:Fallback>
        </mc:AlternateContent>
      </w:r>
      <w:r w:rsidR="00FB7381">
        <w:rPr>
          <w:noProof/>
          <w:lang w:eastAsia="fr-FR"/>
        </w:rPr>
        <w:drawing>
          <wp:inline distT="0" distB="0" distL="0" distR="0" wp14:anchorId="731996B4" wp14:editId="37B766A9">
            <wp:extent cx="3934370" cy="3637915"/>
            <wp:effectExtent l="95250" t="114300" r="123825" b="114935"/>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9633" cy="3642781"/>
                    </a:xfrm>
                    <a:prstGeom prst="rect">
                      <a:avLst/>
                    </a:prstGeom>
                    <a:effectLst>
                      <a:outerShdw blurRad="63500" sx="102000" sy="102000" algn="ctr" rotWithShape="0">
                        <a:prstClr val="black">
                          <a:alpha val="40000"/>
                        </a:prstClr>
                      </a:outerShdw>
                    </a:effectLst>
                  </pic:spPr>
                </pic:pic>
              </a:graphicData>
            </a:graphic>
          </wp:inline>
        </w:drawing>
      </w:r>
    </w:p>
    <w:p w:rsidR="00587C93" w:rsidRDefault="00587C93" w:rsidP="00A31263">
      <w:pPr>
        <w:autoSpaceDE w:val="0"/>
        <w:autoSpaceDN w:val="0"/>
        <w:adjustRightInd w:val="0"/>
        <w:spacing w:after="0" w:line="240" w:lineRule="auto"/>
        <w:rPr>
          <w:rFonts w:cs="Calibri"/>
        </w:rPr>
      </w:pPr>
    </w:p>
    <w:p w:rsidR="00A31263" w:rsidRDefault="00A31263" w:rsidP="00A31263">
      <w:pPr>
        <w:autoSpaceDE w:val="0"/>
        <w:autoSpaceDN w:val="0"/>
        <w:adjustRightInd w:val="0"/>
        <w:spacing w:after="0" w:line="240" w:lineRule="auto"/>
        <w:rPr>
          <w:rFonts w:cs="Calibri"/>
        </w:rPr>
      </w:pPr>
      <w:r>
        <w:rPr>
          <w:rFonts w:cs="Calibri"/>
        </w:rPr>
        <w:t>Pour récapituler, voici les étapes à suivre :</w:t>
      </w:r>
    </w:p>
    <w:p w:rsidR="00A31263" w:rsidRDefault="00A31263" w:rsidP="00A31263">
      <w:pPr>
        <w:autoSpaceDE w:val="0"/>
        <w:autoSpaceDN w:val="0"/>
        <w:adjustRightInd w:val="0"/>
        <w:spacing w:after="0" w:line="240" w:lineRule="auto"/>
        <w:rPr>
          <w:rFonts w:cs="Calibri"/>
        </w:rPr>
      </w:pPr>
    </w:p>
    <w:p w:rsidR="00A31263" w:rsidRDefault="00A31263" w:rsidP="00A31263">
      <w:pPr>
        <w:autoSpaceDE w:val="0"/>
        <w:autoSpaceDN w:val="0"/>
        <w:adjustRightInd w:val="0"/>
        <w:spacing w:after="0" w:line="240" w:lineRule="auto"/>
        <w:rPr>
          <w:rFonts w:cs="Calibri"/>
        </w:rPr>
      </w:pPr>
      <w:r w:rsidRPr="00A31263">
        <w:rPr>
          <w:rFonts w:cs="Calibri"/>
          <w:b/>
        </w:rPr>
        <w:t>Etape n°1 :</w:t>
      </w:r>
      <w:r>
        <w:rPr>
          <w:rFonts w:cs="Calibri"/>
        </w:rPr>
        <w:t xml:space="preserve"> Cliquer sur « </w:t>
      </w:r>
      <w:r w:rsidR="00E520C3">
        <w:rPr>
          <w:rFonts w:cs="Calibri"/>
        </w:rPr>
        <w:t>créer une vue</w:t>
      </w:r>
      <w:r>
        <w:rPr>
          <w:rFonts w:cs="Calibri"/>
        </w:rPr>
        <w:t xml:space="preserve">» </w:t>
      </w:r>
    </w:p>
    <w:p w:rsidR="00587C93" w:rsidRDefault="00587C93" w:rsidP="00A31263">
      <w:pPr>
        <w:autoSpaceDE w:val="0"/>
        <w:autoSpaceDN w:val="0"/>
        <w:adjustRightInd w:val="0"/>
        <w:spacing w:after="0" w:line="240" w:lineRule="auto"/>
        <w:rPr>
          <w:rFonts w:cs="Calibri"/>
        </w:rPr>
      </w:pPr>
      <w:r w:rsidRPr="00587C93">
        <w:rPr>
          <w:rFonts w:cs="Calibri"/>
          <w:b/>
        </w:rPr>
        <w:t>Etape n°2 :</w:t>
      </w:r>
      <w:r>
        <w:rPr>
          <w:rFonts w:cs="Calibri"/>
        </w:rPr>
        <w:t xml:space="preserve"> </w:t>
      </w:r>
      <w:r w:rsidR="00E520C3">
        <w:rPr>
          <w:rFonts w:cs="Calibri"/>
        </w:rPr>
        <w:t>N</w:t>
      </w:r>
      <w:r>
        <w:rPr>
          <w:rFonts w:cs="Calibri"/>
        </w:rPr>
        <w:t>ommer la nouvelle vue</w:t>
      </w:r>
    </w:p>
    <w:p w:rsidR="00A31263" w:rsidRDefault="00587C93" w:rsidP="00A31263">
      <w:pPr>
        <w:autoSpaceDE w:val="0"/>
        <w:autoSpaceDN w:val="0"/>
        <w:adjustRightInd w:val="0"/>
        <w:spacing w:after="0" w:line="240" w:lineRule="auto"/>
        <w:rPr>
          <w:rFonts w:cs="Calibri"/>
        </w:rPr>
      </w:pPr>
      <w:r>
        <w:rPr>
          <w:rFonts w:cs="Calibri"/>
          <w:b/>
        </w:rPr>
        <w:t>Etape n°3</w:t>
      </w:r>
      <w:r w:rsidR="00A31263" w:rsidRPr="00A31263">
        <w:rPr>
          <w:rFonts w:cs="Calibri"/>
          <w:b/>
        </w:rPr>
        <w:t> :</w:t>
      </w:r>
      <w:r w:rsidR="00A31263" w:rsidRPr="001C72B2">
        <w:rPr>
          <w:rFonts w:cs="Calibri"/>
        </w:rPr>
        <w:t xml:space="preserve"> </w:t>
      </w:r>
      <w:r w:rsidR="00A31263">
        <w:rPr>
          <w:rFonts w:cs="Calibri"/>
        </w:rPr>
        <w:t>Laisser la sélection sur « Tous les comptes » et ajouter des filtres sur le groupe comme dans l’illustration ci-dessus.</w:t>
      </w:r>
    </w:p>
    <w:p w:rsidR="00587C93" w:rsidRDefault="00587C93" w:rsidP="00A31263">
      <w:pPr>
        <w:autoSpaceDE w:val="0"/>
        <w:autoSpaceDN w:val="0"/>
        <w:adjustRightInd w:val="0"/>
        <w:spacing w:after="0" w:line="240" w:lineRule="auto"/>
        <w:rPr>
          <w:rFonts w:cs="Calibri"/>
        </w:rPr>
      </w:pPr>
      <w:r w:rsidRPr="00587C93">
        <w:rPr>
          <w:rFonts w:cs="Calibri"/>
          <w:b/>
        </w:rPr>
        <w:t>Etape n°4 :</w:t>
      </w:r>
      <w:r>
        <w:rPr>
          <w:rFonts w:cs="Calibri"/>
        </w:rPr>
        <w:t xml:space="preserve"> Indiquer les colonnes qui seront visibles sur cette vue</w:t>
      </w:r>
    </w:p>
    <w:p w:rsidR="00A31263" w:rsidRDefault="00587C93" w:rsidP="00A31263">
      <w:pPr>
        <w:autoSpaceDE w:val="0"/>
        <w:autoSpaceDN w:val="0"/>
        <w:adjustRightInd w:val="0"/>
        <w:spacing w:after="0" w:line="240" w:lineRule="auto"/>
        <w:rPr>
          <w:rFonts w:cs="Calibri"/>
        </w:rPr>
      </w:pPr>
      <w:r>
        <w:rPr>
          <w:rFonts w:cs="Calibri"/>
          <w:b/>
        </w:rPr>
        <w:t>Etape n°5</w:t>
      </w:r>
      <w:r w:rsidR="00A31263" w:rsidRPr="00A31263">
        <w:rPr>
          <w:rFonts w:cs="Calibri"/>
          <w:b/>
        </w:rPr>
        <w:t> :</w:t>
      </w:r>
      <w:r w:rsidR="00E520C3">
        <w:rPr>
          <w:rFonts w:cs="Calibri"/>
        </w:rPr>
        <w:t xml:space="preserve"> Cliquez sur « Enregistrer</w:t>
      </w:r>
      <w:r w:rsidR="00A31263">
        <w:rPr>
          <w:rFonts w:cs="Calibri"/>
        </w:rPr>
        <w:t> » pour sauvegarder votre personnalisation.</w:t>
      </w:r>
    </w:p>
    <w:p w:rsidR="00A31263" w:rsidRDefault="00A31263" w:rsidP="00A31263"/>
    <w:p w:rsidR="00A31263" w:rsidRDefault="00A31263"/>
    <w:p w:rsidR="00311CAA" w:rsidRDefault="00311CAA">
      <w:pPr>
        <w:rPr>
          <w:rFonts w:eastAsiaTheme="majorEastAsia" w:cstheme="majorBidi"/>
          <w:b/>
          <w:bCs/>
          <w:color w:val="808080" w:themeColor="background1" w:themeShade="80"/>
          <w:sz w:val="28"/>
          <w:szCs w:val="28"/>
        </w:rPr>
      </w:pPr>
      <w:bookmarkStart w:id="26" w:name="_Toc372648702"/>
      <w:r>
        <w:br w:type="page"/>
      </w:r>
    </w:p>
    <w:p w:rsidR="006F53F5" w:rsidRDefault="006F53F5" w:rsidP="006F53F5">
      <w:pPr>
        <w:pStyle w:val="Titre1"/>
      </w:pPr>
      <w:bookmarkStart w:id="27" w:name="_Toc402791485"/>
      <w:r>
        <w:lastRenderedPageBreak/>
        <w:t>Comptes</w:t>
      </w:r>
      <w:bookmarkEnd w:id="26"/>
      <w:bookmarkEnd w:id="27"/>
    </w:p>
    <w:p w:rsidR="006F53F5" w:rsidRDefault="006F53F5" w:rsidP="00D3451B">
      <w:pPr>
        <w:jc w:val="both"/>
      </w:pPr>
      <w:r>
        <w:t xml:space="preserve">Les comptes présentent toutes les informations transversales sur un compte telles que l’identité, les coordonnées, et précise </w:t>
      </w:r>
      <w:r w:rsidR="00501AA6">
        <w:t>également</w:t>
      </w:r>
      <w:r>
        <w:t xml:space="preserve"> des informa</w:t>
      </w:r>
      <w:r w:rsidR="004C4960">
        <w:t>tions spécifiques liées aux besoins de l’EMLYON</w:t>
      </w:r>
      <w:r w:rsidR="00D3451B">
        <w:t>.</w:t>
      </w:r>
    </w:p>
    <w:p w:rsidR="006F53F5" w:rsidRPr="006F53F5" w:rsidRDefault="006F53F5">
      <w:pPr>
        <w:pStyle w:val="Titre3"/>
        <w:pPrChange w:id="28" w:author="Hicham Mohamed Tabbak" w:date="2014-10-24T15:03:00Z">
          <w:pPr>
            <w:pStyle w:val="Titre2"/>
          </w:pPr>
        </w:pPrChange>
      </w:pPr>
      <w:bookmarkStart w:id="29" w:name="_Toc372648703"/>
      <w:bookmarkStart w:id="30" w:name="_Toc402791486"/>
      <w:r w:rsidRPr="006F53F5">
        <w:t>Les différents types de compte</w:t>
      </w:r>
      <w:bookmarkEnd w:id="29"/>
      <w:bookmarkEnd w:id="30"/>
      <w:r w:rsidRPr="006F53F5">
        <w:t xml:space="preserve"> </w:t>
      </w:r>
    </w:p>
    <w:p w:rsidR="004C4960" w:rsidRDefault="005E7BDF" w:rsidP="006F53F5">
      <w:r>
        <w:t xml:space="preserve">Dans Sales force, il y a 2 grands types de comptes : </w:t>
      </w:r>
    </w:p>
    <w:p w:rsidR="005E7BDF" w:rsidRDefault="005E7BDF" w:rsidP="00A437C2">
      <w:pPr>
        <w:pStyle w:val="Paragraphedeliste"/>
        <w:numPr>
          <w:ilvl w:val="0"/>
          <w:numId w:val="31"/>
        </w:numPr>
      </w:pPr>
      <w:r>
        <w:t xml:space="preserve">Les comptes réels auxquels sont rattachés les contacts </w:t>
      </w:r>
    </w:p>
    <w:p w:rsidR="005E7BDF" w:rsidRDefault="005E7BDF" w:rsidP="00A437C2">
      <w:pPr>
        <w:pStyle w:val="Paragraphedeliste"/>
        <w:numPr>
          <w:ilvl w:val="0"/>
          <w:numId w:val="31"/>
        </w:numPr>
      </w:pPr>
      <w:r>
        <w:t xml:space="preserve">Les comptes fictifs </w:t>
      </w:r>
    </w:p>
    <w:p w:rsidR="005E7BDF" w:rsidRDefault="005E7BDF" w:rsidP="00A437C2">
      <w:pPr>
        <w:pStyle w:val="Paragraphedeliste"/>
        <w:numPr>
          <w:ilvl w:val="1"/>
          <w:numId w:val="31"/>
        </w:numPr>
      </w:pPr>
      <w:r>
        <w:t xml:space="preserve">Un compte fictif appelé </w:t>
      </w:r>
      <w:r w:rsidRPr="005E7BDF">
        <w:rPr>
          <w:b/>
        </w:rPr>
        <w:t>« formation initiale »</w:t>
      </w:r>
      <w:r>
        <w:t xml:space="preserve"> afin de gérer les étudiants</w:t>
      </w:r>
    </w:p>
    <w:p w:rsidR="005E7BDF" w:rsidRDefault="005E7BDF" w:rsidP="00A437C2">
      <w:pPr>
        <w:pStyle w:val="Paragraphedeliste"/>
        <w:numPr>
          <w:ilvl w:val="1"/>
          <w:numId w:val="31"/>
        </w:numPr>
      </w:pPr>
      <w:r>
        <w:t xml:space="preserve">Un compte fictif appelé </w:t>
      </w:r>
      <w:r w:rsidRPr="005E7BDF">
        <w:rPr>
          <w:b/>
        </w:rPr>
        <w:t>« sans organisation connue »</w:t>
      </w:r>
      <w:r>
        <w:t xml:space="preserve"> afin de gérer les professionnels dans les cas suivants : </w:t>
      </w:r>
    </w:p>
    <w:p w:rsidR="005E7BDF" w:rsidRDefault="005E7BDF" w:rsidP="00A437C2">
      <w:pPr>
        <w:pStyle w:val="Paragraphedeliste"/>
        <w:numPr>
          <w:ilvl w:val="2"/>
          <w:numId w:val="31"/>
        </w:numPr>
      </w:pPr>
      <w:r>
        <w:t xml:space="preserve">Sans emplois </w:t>
      </w:r>
    </w:p>
    <w:p w:rsidR="005E7BDF" w:rsidRDefault="005E7BDF" w:rsidP="00A437C2">
      <w:pPr>
        <w:pStyle w:val="Paragraphedeliste"/>
        <w:numPr>
          <w:ilvl w:val="2"/>
          <w:numId w:val="31"/>
        </w:numPr>
      </w:pPr>
      <w:r>
        <w:t xml:space="preserve">Libéraux </w:t>
      </w:r>
    </w:p>
    <w:p w:rsidR="005E7BDF" w:rsidRDefault="005E7BDF" w:rsidP="00A437C2">
      <w:pPr>
        <w:pStyle w:val="Paragraphedeliste"/>
        <w:numPr>
          <w:ilvl w:val="2"/>
          <w:numId w:val="31"/>
        </w:numPr>
      </w:pPr>
      <w:r>
        <w:t xml:space="preserve">Ne souhaitant pas donner le nom de leur société </w:t>
      </w:r>
    </w:p>
    <w:p w:rsidR="005E7BDF" w:rsidRDefault="005E7BDF" w:rsidP="00A437C2">
      <w:pPr>
        <w:pStyle w:val="Paragraphedeliste"/>
        <w:numPr>
          <w:ilvl w:val="2"/>
          <w:numId w:val="31"/>
        </w:numPr>
      </w:pPr>
      <w:r>
        <w:t xml:space="preserve">Femmes aux foyers </w:t>
      </w:r>
    </w:p>
    <w:p w:rsidR="005E7BDF" w:rsidRDefault="005E7BDF" w:rsidP="00A437C2">
      <w:pPr>
        <w:pStyle w:val="Paragraphedeliste"/>
        <w:numPr>
          <w:ilvl w:val="2"/>
          <w:numId w:val="31"/>
        </w:numPr>
      </w:pPr>
      <w:r>
        <w:t xml:space="preserve">… </w:t>
      </w:r>
    </w:p>
    <w:p w:rsidR="006F53F5" w:rsidRPr="006F53F5" w:rsidRDefault="006F53F5">
      <w:pPr>
        <w:pStyle w:val="Titre3"/>
        <w:pPrChange w:id="31" w:author="Hicham Mohamed Tabbak" w:date="2014-10-24T15:03:00Z">
          <w:pPr>
            <w:pStyle w:val="Titre2"/>
          </w:pPr>
        </w:pPrChange>
      </w:pPr>
      <w:bookmarkStart w:id="32" w:name="_Toc372648704"/>
      <w:bookmarkStart w:id="33" w:name="_Toc402791487"/>
      <w:r w:rsidRPr="006F53F5">
        <w:t>Composition d’une fiche compte</w:t>
      </w:r>
      <w:bookmarkEnd w:id="32"/>
      <w:bookmarkEnd w:id="33"/>
      <w:r w:rsidRPr="006F53F5">
        <w:t xml:space="preserve"> </w:t>
      </w:r>
    </w:p>
    <w:p w:rsidR="006F53F5" w:rsidRDefault="006F53F5" w:rsidP="006F53F5">
      <w:pPr>
        <w:autoSpaceDE w:val="0"/>
        <w:autoSpaceDN w:val="0"/>
        <w:adjustRightInd w:val="0"/>
        <w:spacing w:after="0" w:line="240" w:lineRule="auto"/>
        <w:rPr>
          <w:rFonts w:cs="Calibri"/>
        </w:rPr>
      </w:pPr>
      <w:r>
        <w:rPr>
          <w:rFonts w:cs="Calibri"/>
        </w:rPr>
        <w:t xml:space="preserve">Chaque fiche compte se compose des </w:t>
      </w:r>
      <w:r w:rsidR="004C4960">
        <w:rPr>
          <w:rFonts w:cs="Calibri"/>
        </w:rPr>
        <w:t>trois</w:t>
      </w:r>
      <w:r>
        <w:rPr>
          <w:rFonts w:cs="Calibri"/>
        </w:rPr>
        <w:t xml:space="preserve"> parties suivantes :</w:t>
      </w:r>
    </w:p>
    <w:p w:rsidR="00B1760C" w:rsidRPr="005810B0" w:rsidRDefault="00B1760C" w:rsidP="00854571">
      <w:pPr>
        <w:pStyle w:val="Paragraphedeliste"/>
        <w:numPr>
          <w:ilvl w:val="0"/>
          <w:numId w:val="3"/>
        </w:numPr>
        <w:autoSpaceDE w:val="0"/>
        <w:autoSpaceDN w:val="0"/>
        <w:adjustRightInd w:val="0"/>
        <w:spacing w:after="0" w:line="240" w:lineRule="auto"/>
        <w:rPr>
          <w:rFonts w:cs="Calibri"/>
        </w:rPr>
      </w:pPr>
      <w:r>
        <w:rPr>
          <w:rFonts w:cs="Calibri"/>
        </w:rPr>
        <w:t xml:space="preserve">Les raccourcis </w:t>
      </w:r>
      <w:r w:rsidRPr="005810B0">
        <w:rPr>
          <w:rFonts w:cs="Calibri"/>
        </w:rPr>
        <w:t>des listes associées</w:t>
      </w:r>
    </w:p>
    <w:p w:rsidR="00B1760C" w:rsidRPr="00341936" w:rsidRDefault="00B1760C" w:rsidP="00854571">
      <w:pPr>
        <w:pStyle w:val="Paragraphedeliste"/>
        <w:numPr>
          <w:ilvl w:val="0"/>
          <w:numId w:val="3"/>
        </w:numPr>
        <w:autoSpaceDE w:val="0"/>
        <w:autoSpaceDN w:val="0"/>
        <w:adjustRightInd w:val="0"/>
        <w:spacing w:after="0" w:line="240" w:lineRule="auto"/>
        <w:rPr>
          <w:rFonts w:cs="Calibri"/>
        </w:rPr>
      </w:pPr>
      <w:r w:rsidRPr="00341936">
        <w:rPr>
          <w:rFonts w:cs="Calibri"/>
        </w:rPr>
        <w:t>Les informations regroupées par section.</w:t>
      </w:r>
    </w:p>
    <w:p w:rsidR="00B1760C" w:rsidRDefault="00B1760C" w:rsidP="00854571">
      <w:pPr>
        <w:pStyle w:val="Paragraphedeliste"/>
        <w:numPr>
          <w:ilvl w:val="0"/>
          <w:numId w:val="3"/>
        </w:numPr>
        <w:autoSpaceDE w:val="0"/>
        <w:autoSpaceDN w:val="0"/>
        <w:adjustRightInd w:val="0"/>
        <w:spacing w:after="0" w:line="240" w:lineRule="auto"/>
        <w:rPr>
          <w:rFonts w:cs="Calibri"/>
        </w:rPr>
      </w:pPr>
      <w:r w:rsidRPr="00341936">
        <w:rPr>
          <w:rFonts w:cs="Calibri"/>
        </w:rPr>
        <w:t>Les listes associées</w:t>
      </w:r>
      <w:r>
        <w:rPr>
          <w:rFonts w:cs="Calibri"/>
        </w:rPr>
        <w:t xml:space="preserve"> détaillées </w:t>
      </w:r>
    </w:p>
    <w:p w:rsidR="00B1760C" w:rsidRPr="00341936" w:rsidRDefault="00B1760C" w:rsidP="00B1760C">
      <w:pPr>
        <w:pStyle w:val="Paragraphedeliste"/>
        <w:autoSpaceDE w:val="0"/>
        <w:autoSpaceDN w:val="0"/>
        <w:adjustRightInd w:val="0"/>
        <w:spacing w:after="0" w:line="240" w:lineRule="auto"/>
        <w:rPr>
          <w:rFonts w:cs="Calibri"/>
        </w:rPr>
      </w:pPr>
    </w:p>
    <w:p w:rsidR="00B1760C" w:rsidRPr="00311CAA" w:rsidRDefault="00B1760C" w:rsidP="00B1760C">
      <w:pPr>
        <w:autoSpaceDE w:val="0"/>
        <w:autoSpaceDN w:val="0"/>
        <w:adjustRightInd w:val="0"/>
        <w:spacing w:after="0" w:line="240" w:lineRule="auto"/>
        <w:rPr>
          <w:rFonts w:cs="Calibri"/>
          <w:b/>
        </w:rPr>
      </w:pPr>
      <w:r w:rsidRPr="00311CAA">
        <w:rPr>
          <w:rFonts w:cs="Calibri"/>
          <w:b/>
        </w:rPr>
        <w:t>Les listes associées présentent une vue 360° de l’objet avec tous les objets liés à cet enregistrement.</w:t>
      </w:r>
    </w:p>
    <w:p w:rsidR="006F53F5" w:rsidRDefault="006F53F5" w:rsidP="00B1760C">
      <w:pPr>
        <w:pStyle w:val="Titre4"/>
        <w:ind w:hanging="438"/>
      </w:pPr>
      <w:r>
        <w:t xml:space="preserve">Les </w:t>
      </w:r>
      <w:r w:rsidRPr="001B37AA">
        <w:t xml:space="preserve"> listes associées</w:t>
      </w:r>
      <w:r w:rsidR="00B1760C">
        <w:t xml:space="preserve"> des comptes</w:t>
      </w:r>
    </w:p>
    <w:p w:rsidR="00A31263" w:rsidRDefault="006F53F5" w:rsidP="00D3451B">
      <w:pPr>
        <w:autoSpaceDE w:val="0"/>
        <w:autoSpaceDN w:val="0"/>
        <w:adjustRightInd w:val="0"/>
        <w:spacing w:after="0" w:line="240" w:lineRule="auto"/>
        <w:jc w:val="both"/>
        <w:rPr>
          <w:ins w:id="34" w:author="Hicham Mohamed Tabbak" w:date="2014-10-24T15:00:00Z"/>
          <w:rFonts w:cs="Calibri"/>
          <w:i/>
        </w:rPr>
      </w:pPr>
      <w:r>
        <w:rPr>
          <w:rFonts w:cs="Calibri"/>
        </w:rPr>
        <w:t xml:space="preserve">Au-dessus de la section « Détails compte », les différentes listes associées concernant le compte sont directement accessibles en positionnant le curseur sur chaque liste </w:t>
      </w:r>
      <w:r w:rsidRPr="00B1760C">
        <w:rPr>
          <w:rFonts w:cs="Calibri"/>
          <w:i/>
        </w:rPr>
        <w:t>(il n’est pas nécessaire de cliquer).</w:t>
      </w:r>
    </w:p>
    <w:p w:rsidR="00BF4893" w:rsidRDefault="00BF4893" w:rsidP="00D3451B">
      <w:pPr>
        <w:autoSpaceDE w:val="0"/>
        <w:autoSpaceDN w:val="0"/>
        <w:adjustRightInd w:val="0"/>
        <w:spacing w:after="0" w:line="240" w:lineRule="auto"/>
        <w:jc w:val="both"/>
        <w:rPr>
          <w:ins w:id="35" w:author="Hicham Mohamed Tabbak" w:date="2014-10-24T14:58:00Z"/>
          <w:rFonts w:cs="Calibri"/>
          <w:i/>
        </w:rPr>
      </w:pPr>
    </w:p>
    <w:p w:rsidR="00BF4893" w:rsidRPr="006F53F5" w:rsidRDefault="00BF4893" w:rsidP="00D3451B">
      <w:pPr>
        <w:autoSpaceDE w:val="0"/>
        <w:autoSpaceDN w:val="0"/>
        <w:adjustRightInd w:val="0"/>
        <w:spacing w:after="0" w:line="240" w:lineRule="auto"/>
        <w:jc w:val="both"/>
        <w:rPr>
          <w:rFonts w:cs="Calibri"/>
        </w:rPr>
      </w:pPr>
      <w:ins w:id="36" w:author="Hicham Mohamed Tabbak" w:date="2014-10-24T15:00:00Z">
        <w:r>
          <w:rPr>
            <w:rFonts w:cs="Calibri"/>
            <w:noProof/>
            <w:lang w:eastAsia="fr-FR"/>
            <w:rPrChange w:id="37" w:author="Unknown">
              <w:rPr>
                <w:noProof/>
                <w:lang w:eastAsia="fr-FR"/>
              </w:rPr>
            </w:rPrChange>
          </w:rPr>
          <w:drawing>
            <wp:inline distT="0" distB="0" distL="0" distR="0">
              <wp:extent cx="5943600" cy="5486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pic:spPr>
                  </pic:pic>
                </a:graphicData>
              </a:graphic>
            </wp:inline>
          </w:drawing>
        </w:r>
      </w:ins>
    </w:p>
    <w:p w:rsidR="006F53F5" w:rsidRDefault="007304B6" w:rsidP="006F53F5">
      <w:pPr>
        <w:autoSpaceDE w:val="0"/>
        <w:autoSpaceDN w:val="0"/>
        <w:adjustRightInd w:val="0"/>
        <w:spacing w:after="0" w:line="240" w:lineRule="auto"/>
        <w:rPr>
          <w:noProof/>
          <w:lang w:eastAsia="fr-FR"/>
        </w:rPr>
      </w:pPr>
      <w:r w:rsidRPr="007304B6">
        <w:rPr>
          <w:noProof/>
          <w:lang w:eastAsia="fr-FR"/>
        </w:rPr>
        <w:t xml:space="preserve"> </w:t>
      </w:r>
      <w:del w:id="38" w:author="Hicham Mohamed Tabbak" w:date="2014-10-24T15:00:00Z">
        <w:r w:rsidR="004C4960" w:rsidDel="00BF4893">
          <w:rPr>
            <w:noProof/>
            <w:lang w:eastAsia="fr-FR"/>
          </w:rPr>
          <w:drawing>
            <wp:inline distT="0" distB="0" distL="0" distR="0">
              <wp:extent cx="5934075" cy="828675"/>
              <wp:effectExtent l="0" t="0" r="9525"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del>
    </w:p>
    <w:p w:rsidR="004C4960" w:rsidRDefault="004C4960" w:rsidP="006F53F5">
      <w:pPr>
        <w:autoSpaceDE w:val="0"/>
        <w:autoSpaceDN w:val="0"/>
        <w:adjustRightInd w:val="0"/>
        <w:spacing w:after="0" w:line="240" w:lineRule="auto"/>
        <w:rPr>
          <w:rFonts w:cs="Calibri"/>
        </w:rPr>
      </w:pPr>
    </w:p>
    <w:p w:rsidR="006F53F5" w:rsidRDefault="006F53F5" w:rsidP="006F53F5">
      <w:r>
        <w:t>Vous pouvez retrouver le détail de ces listes associé</w:t>
      </w:r>
      <w:r w:rsidR="00B1760C">
        <w:t>es en bas de la fiche du compte</w:t>
      </w:r>
    </w:p>
    <w:p w:rsidR="006F53F5" w:rsidRDefault="004C4960" w:rsidP="006F53F5">
      <w:r>
        <w:t>Six</w:t>
      </w:r>
      <w:r w:rsidR="006F53F5">
        <w:t xml:space="preserve"> listes associées vous sont proposées pour </w:t>
      </w:r>
      <w:r>
        <w:t>les</w:t>
      </w:r>
      <w:r w:rsidR="006F53F5">
        <w:t xml:space="preserve"> compte</w:t>
      </w:r>
      <w:r>
        <w:t>s</w:t>
      </w:r>
      <w:r w:rsidR="006F53F5">
        <w:t xml:space="preserve"> : </w:t>
      </w:r>
    </w:p>
    <w:p w:rsidR="006F53F5" w:rsidRDefault="005E7BDF" w:rsidP="007304B6">
      <w:pPr>
        <w:spacing w:after="0"/>
        <w:ind w:left="-1276"/>
        <w:jc w:val="center"/>
      </w:pPr>
      <w:r>
        <w:rPr>
          <w:noProof/>
          <w:lang w:eastAsia="fr-FR"/>
        </w:rPr>
        <w:lastRenderedPageBreak/>
        <w:drawing>
          <wp:inline distT="0" distB="0" distL="0" distR="0" wp14:anchorId="1988911C" wp14:editId="26958260">
            <wp:extent cx="5940425" cy="286258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862580"/>
                    </a:xfrm>
                    <a:prstGeom prst="rect">
                      <a:avLst/>
                    </a:prstGeom>
                  </pic:spPr>
                </pic:pic>
              </a:graphicData>
            </a:graphic>
          </wp:inline>
        </w:drawing>
      </w:r>
    </w:p>
    <w:p w:rsidR="006F53F5" w:rsidRDefault="006F53F5" w:rsidP="00854571">
      <w:pPr>
        <w:pStyle w:val="Paragraphedeliste"/>
        <w:numPr>
          <w:ilvl w:val="0"/>
          <w:numId w:val="4"/>
        </w:numPr>
        <w:ind w:left="284" w:hanging="284"/>
        <w:jc w:val="both"/>
      </w:pPr>
      <w:r w:rsidRPr="008D73B9">
        <w:rPr>
          <w:b/>
        </w:rPr>
        <w:t>Liste associée Contacts :</w:t>
      </w:r>
      <w:r>
        <w:t xml:space="preserve"> </w:t>
      </w:r>
      <w:r w:rsidR="00B1760C">
        <w:t xml:space="preserve">permet de </w:t>
      </w:r>
      <w:r>
        <w:t>créer, modifier, supprimer et consulter les contacts qui ont ce compte comme compte pri</w:t>
      </w:r>
      <w:r w:rsidR="005E7BDF">
        <w:t>ncipal</w:t>
      </w:r>
      <w:r w:rsidR="00B1760C">
        <w:t>.</w:t>
      </w:r>
    </w:p>
    <w:p w:rsidR="006F53F5" w:rsidRDefault="006F53F5" w:rsidP="00854571">
      <w:pPr>
        <w:pStyle w:val="Paragraphedeliste"/>
        <w:numPr>
          <w:ilvl w:val="0"/>
          <w:numId w:val="4"/>
        </w:numPr>
        <w:ind w:left="284" w:hanging="284"/>
        <w:jc w:val="both"/>
      </w:pPr>
      <w:r w:rsidRPr="008D73B9">
        <w:rPr>
          <w:b/>
        </w:rPr>
        <w:t>Liste associée</w:t>
      </w:r>
      <w:r w:rsidR="005E7BDF">
        <w:rPr>
          <w:b/>
        </w:rPr>
        <w:t xml:space="preserve"> historique postes et</w:t>
      </w:r>
      <w:r w:rsidRPr="008D73B9">
        <w:rPr>
          <w:b/>
        </w:rPr>
        <w:t xml:space="preserve"> </w:t>
      </w:r>
      <w:r w:rsidR="005E7BDF">
        <w:rPr>
          <w:b/>
        </w:rPr>
        <w:t>p</w:t>
      </w:r>
      <w:r w:rsidR="004C4960">
        <w:rPr>
          <w:b/>
        </w:rPr>
        <w:t>ostes Supplémentaires</w:t>
      </w:r>
      <w:r w:rsidRPr="008D73B9">
        <w:rPr>
          <w:b/>
        </w:rPr>
        <w:t> :</w:t>
      </w:r>
      <w:r>
        <w:t xml:space="preserve"> permet de</w:t>
      </w:r>
      <w:r w:rsidR="004C4960">
        <w:t xml:space="preserve"> créer, modifier les postes supplémentaires d’un contact avec le compte et </w:t>
      </w:r>
      <w:proofErr w:type="spellStart"/>
      <w:r w:rsidR="004C4960">
        <w:t>h</w:t>
      </w:r>
      <w:r w:rsidR="004A33F0">
        <w:t>i</w:t>
      </w:r>
      <w:r w:rsidR="004C4960">
        <w:t>storiser</w:t>
      </w:r>
      <w:proofErr w:type="spellEnd"/>
      <w:r>
        <w:t xml:space="preserve"> les</w:t>
      </w:r>
      <w:r w:rsidR="004A33F0">
        <w:t xml:space="preserve"> anciens</w:t>
      </w:r>
      <w:r>
        <w:t xml:space="preserve"> </w:t>
      </w:r>
      <w:r w:rsidR="004A33F0">
        <w:t>postes principaux</w:t>
      </w:r>
      <w:r w:rsidR="00B1760C">
        <w:t>.</w:t>
      </w:r>
    </w:p>
    <w:p w:rsidR="006F53F5" w:rsidRDefault="00F40E49" w:rsidP="00854571">
      <w:pPr>
        <w:pStyle w:val="Paragraphedeliste"/>
        <w:numPr>
          <w:ilvl w:val="0"/>
          <w:numId w:val="4"/>
        </w:numPr>
        <w:ind w:left="284" w:hanging="284"/>
        <w:jc w:val="both"/>
      </w:pPr>
      <w:r>
        <w:rPr>
          <w:b/>
        </w:rPr>
        <w:t>Liste associée A</w:t>
      </w:r>
      <w:r w:rsidR="006F53F5" w:rsidRPr="008D73B9">
        <w:rPr>
          <w:b/>
        </w:rPr>
        <w:t>ctivités en cours :</w:t>
      </w:r>
      <w:r w:rsidR="006F53F5">
        <w:t xml:space="preserve"> permet de créer, modifier, supprimer et consulter  les activités liées à ce com</w:t>
      </w:r>
      <w:r w:rsidR="00501AA6">
        <w:t>pte. (RDV, tâches, évènement,…).</w:t>
      </w:r>
    </w:p>
    <w:p w:rsidR="006F53F5" w:rsidRDefault="006F53F5" w:rsidP="00854571">
      <w:pPr>
        <w:pStyle w:val="Paragraphedeliste"/>
        <w:numPr>
          <w:ilvl w:val="0"/>
          <w:numId w:val="4"/>
        </w:numPr>
        <w:ind w:left="284" w:hanging="284"/>
        <w:jc w:val="both"/>
      </w:pPr>
      <w:r w:rsidRPr="008D73B9">
        <w:rPr>
          <w:b/>
        </w:rPr>
        <w:t xml:space="preserve">Liste associée </w:t>
      </w:r>
      <w:r w:rsidR="0061325D">
        <w:rPr>
          <w:b/>
        </w:rPr>
        <w:t xml:space="preserve">Historique des activités </w:t>
      </w:r>
      <w:r w:rsidRPr="008D73B9">
        <w:rPr>
          <w:b/>
        </w:rPr>
        <w:t>:</w:t>
      </w:r>
      <w:r>
        <w:t xml:space="preserve"> permet de consulter l’historique des activités liées à ce compte. </w:t>
      </w:r>
    </w:p>
    <w:p w:rsidR="00B1760C" w:rsidRDefault="00F40E49" w:rsidP="00854571">
      <w:pPr>
        <w:pStyle w:val="Paragraphedeliste"/>
        <w:numPr>
          <w:ilvl w:val="0"/>
          <w:numId w:val="4"/>
        </w:numPr>
        <w:ind w:left="284" w:hanging="284"/>
        <w:jc w:val="both"/>
      </w:pPr>
      <w:r>
        <w:rPr>
          <w:b/>
        </w:rPr>
        <w:t xml:space="preserve">Listes associées </w:t>
      </w:r>
      <w:r w:rsidR="004A33F0">
        <w:rPr>
          <w:b/>
        </w:rPr>
        <w:t>Opportunités</w:t>
      </w:r>
      <w:r w:rsidR="00B1760C">
        <w:rPr>
          <w:b/>
        </w:rPr>
        <w:t> :</w:t>
      </w:r>
      <w:r w:rsidR="00B1760C">
        <w:t xml:space="preserve"> </w:t>
      </w:r>
      <w:r w:rsidR="004A33F0">
        <w:t>permet de créer, modifier, supprimer et consulter les opportunités en cours avec le compte.</w:t>
      </w:r>
    </w:p>
    <w:p w:rsidR="00B1760C" w:rsidRDefault="002657FD" w:rsidP="00A5770E">
      <w:pPr>
        <w:pStyle w:val="Paragraphedeliste"/>
        <w:numPr>
          <w:ilvl w:val="0"/>
          <w:numId w:val="4"/>
        </w:numPr>
        <w:ind w:left="284" w:hanging="284"/>
        <w:jc w:val="both"/>
      </w:pPr>
      <w:r w:rsidRPr="004A33F0">
        <w:rPr>
          <w:b/>
        </w:rPr>
        <w:t xml:space="preserve">Liste associée </w:t>
      </w:r>
      <w:proofErr w:type="spellStart"/>
      <w:r w:rsidR="004A33F0" w:rsidRPr="004A33F0">
        <w:rPr>
          <w:b/>
        </w:rPr>
        <w:t>Roles</w:t>
      </w:r>
      <w:proofErr w:type="spellEnd"/>
      <w:r w:rsidR="004A33F0" w:rsidRPr="004A33F0">
        <w:rPr>
          <w:b/>
        </w:rPr>
        <w:t xml:space="preserve"> du contact</w:t>
      </w:r>
      <w:r w:rsidRPr="004A33F0">
        <w:rPr>
          <w:b/>
        </w:rPr>
        <w:t xml:space="preserve">: </w:t>
      </w:r>
      <w:r w:rsidR="00967C51">
        <w:t xml:space="preserve">Permet </w:t>
      </w:r>
      <w:r w:rsidR="004A33F0">
        <w:t xml:space="preserve">de gérer </w:t>
      </w:r>
      <w:r w:rsidR="004A33F0" w:rsidRPr="004A33F0">
        <w:t>les rôles joués par chaque contact dans cet enregistrement.</w:t>
      </w:r>
      <w:r w:rsidR="004A33F0" w:rsidRPr="004A33F0">
        <w:rPr>
          <w:rFonts w:ascii="Helvetica" w:hAnsi="Helvetica" w:cs="Helvetica"/>
          <w:color w:val="555555"/>
          <w:sz w:val="18"/>
          <w:szCs w:val="18"/>
          <w:shd w:val="clear" w:color="auto" w:fill="FFFFFF"/>
        </w:rPr>
        <w:t xml:space="preserve"> </w:t>
      </w:r>
    </w:p>
    <w:p w:rsidR="004F1645" w:rsidRDefault="00A434F7" w:rsidP="00A434F7">
      <w:pPr>
        <w:pStyle w:val="Titre3"/>
      </w:pPr>
      <w:bookmarkStart w:id="39" w:name="_Toc402791488"/>
      <w:r>
        <w:t>Présentation de la fiche</w:t>
      </w:r>
      <w:bookmarkEnd w:id="39"/>
      <w:r>
        <w:t xml:space="preserve"> </w:t>
      </w:r>
    </w:p>
    <w:p w:rsidR="004F1645" w:rsidRDefault="004F1645" w:rsidP="00904BFB">
      <w:pPr>
        <w:jc w:val="both"/>
      </w:pPr>
      <w:r>
        <w:t xml:space="preserve">Les captures suivantes sont présentées en mode « visualisation ».  Certains champs ne </w:t>
      </w:r>
      <w:r w:rsidR="00904BFB">
        <w:t>sont</w:t>
      </w:r>
      <w:r>
        <w:t xml:space="preserve"> pas modifiable</w:t>
      </w:r>
      <w:r w:rsidR="00B1760C">
        <w:t>s</w:t>
      </w:r>
      <w:r w:rsidR="00C32F08">
        <w:t xml:space="preserve"> par</w:t>
      </w:r>
      <w:r>
        <w:t xml:space="preserve"> l’utilisateur. </w:t>
      </w:r>
      <w:r w:rsidR="00904BFB">
        <w:t xml:space="preserve"> Lorsqu’ils ne le sont pas, un cadenas est présent lorsque l’utilisateur positionne le curseur de sa souris sur ce champ.</w:t>
      </w:r>
    </w:p>
    <w:p w:rsidR="00A434F7" w:rsidRDefault="00A434F7" w:rsidP="004F1645">
      <w:pPr>
        <w:rPr>
          <w:b/>
          <w:u w:val="single"/>
        </w:rPr>
      </w:pPr>
    </w:p>
    <w:p w:rsidR="00A434F7" w:rsidRDefault="00A434F7" w:rsidP="004F1645">
      <w:pPr>
        <w:rPr>
          <w:b/>
          <w:u w:val="single"/>
        </w:rPr>
      </w:pPr>
    </w:p>
    <w:p w:rsidR="00A434F7" w:rsidRDefault="00A434F7" w:rsidP="004F1645">
      <w:pPr>
        <w:rPr>
          <w:b/>
          <w:u w:val="single"/>
        </w:rPr>
      </w:pPr>
    </w:p>
    <w:p w:rsidR="00A434F7" w:rsidRDefault="00A434F7" w:rsidP="004F1645">
      <w:pPr>
        <w:rPr>
          <w:b/>
          <w:u w:val="single"/>
        </w:rPr>
      </w:pPr>
    </w:p>
    <w:p w:rsidR="00A434F7" w:rsidRDefault="00A434F7" w:rsidP="004F1645">
      <w:pPr>
        <w:rPr>
          <w:b/>
          <w:u w:val="single"/>
        </w:rPr>
      </w:pPr>
    </w:p>
    <w:p w:rsidR="00A434F7" w:rsidRDefault="00A434F7" w:rsidP="004F1645">
      <w:pPr>
        <w:rPr>
          <w:b/>
          <w:u w:val="single"/>
        </w:rPr>
      </w:pPr>
    </w:p>
    <w:p w:rsidR="00A434F7" w:rsidRDefault="00A434F7" w:rsidP="004F1645">
      <w:pPr>
        <w:rPr>
          <w:b/>
          <w:u w:val="single"/>
        </w:rPr>
      </w:pPr>
    </w:p>
    <w:p w:rsidR="004F1645" w:rsidRDefault="00A434F7" w:rsidP="004F1645">
      <w:pPr>
        <w:rPr>
          <w:ins w:id="40" w:author="Hicham Mohamed Tabbak" w:date="2014-10-24T15:27:00Z"/>
          <w:b/>
          <w:u w:val="single"/>
        </w:rPr>
      </w:pPr>
      <w:del w:id="41" w:author="Hicham Mohamed Tabbak" w:date="2014-10-24T15:28:00Z">
        <w:r w:rsidDel="009A1E16">
          <w:rPr>
            <w:noProof/>
            <w:lang w:eastAsia="fr-FR"/>
          </w:rPr>
          <w:drawing>
            <wp:anchor distT="0" distB="0" distL="114300" distR="114300" simplePos="0" relativeHeight="251823616" behindDoc="1" locked="0" layoutInCell="1" allowOverlap="1" wp14:anchorId="476878D4" wp14:editId="0DF0350F">
              <wp:simplePos x="0" y="0"/>
              <wp:positionH relativeFrom="margin">
                <wp:align>right</wp:align>
              </wp:positionH>
              <wp:positionV relativeFrom="paragraph">
                <wp:posOffset>323215</wp:posOffset>
              </wp:positionV>
              <wp:extent cx="5943600" cy="1828800"/>
              <wp:effectExtent l="0" t="0" r="0" b="0"/>
              <wp:wrapThrough wrapText="bothSides">
                <wp:wrapPolygon edited="0">
                  <wp:start x="0" y="0"/>
                  <wp:lineTo x="0" y="21375"/>
                  <wp:lineTo x="21531" y="21375"/>
                  <wp:lineTo x="21531" y="0"/>
                  <wp:lineTo x="0" y="0"/>
                </wp:wrapPolygon>
              </wp:wrapThrough>
              <wp:docPr id="10273" name="Image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anchor>
          </w:drawing>
        </w:r>
      </w:del>
      <w:r w:rsidR="004F1645" w:rsidRPr="00B1760C">
        <w:rPr>
          <w:b/>
          <w:u w:val="single"/>
        </w:rPr>
        <w:t xml:space="preserve">Section détails du compte : </w:t>
      </w:r>
    </w:p>
    <w:p w:rsidR="009A1E16" w:rsidRPr="00B1760C" w:rsidRDefault="009A1E16" w:rsidP="004F1645">
      <w:pPr>
        <w:rPr>
          <w:b/>
          <w:u w:val="single"/>
        </w:rPr>
      </w:pPr>
      <w:ins w:id="42" w:author="Hicham Mohamed Tabbak" w:date="2014-10-24T15:27:00Z">
        <w:r>
          <w:rPr>
            <w:noProof/>
            <w:lang w:eastAsia="fr-FR"/>
          </w:rPr>
          <w:drawing>
            <wp:inline distT="0" distB="0" distL="0" distR="0" wp14:anchorId="234EDD77" wp14:editId="51AF8EDD">
              <wp:extent cx="5940425" cy="3271520"/>
              <wp:effectExtent l="0" t="0" r="3175"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271520"/>
                      </a:xfrm>
                      <a:prstGeom prst="rect">
                        <a:avLst/>
                      </a:prstGeom>
                    </pic:spPr>
                  </pic:pic>
                </a:graphicData>
              </a:graphic>
            </wp:inline>
          </w:drawing>
        </w:r>
      </w:ins>
    </w:p>
    <w:p w:rsidR="004F1645" w:rsidRDefault="004F1645" w:rsidP="00967C51">
      <w:pPr>
        <w:ind w:left="-1134"/>
      </w:pPr>
    </w:p>
    <w:p w:rsidR="00967C51" w:rsidRPr="00967C51" w:rsidRDefault="00967C51" w:rsidP="00967C51">
      <w:pPr>
        <w:spacing w:after="0"/>
        <w:ind w:left="360"/>
      </w:pPr>
      <w:r>
        <w:t>Focus sur certains champs :</w:t>
      </w:r>
    </w:p>
    <w:p w:rsidR="009F151A" w:rsidRPr="009F151A" w:rsidRDefault="00A434F7" w:rsidP="00A437C2">
      <w:pPr>
        <w:pStyle w:val="Paragraphedeliste"/>
        <w:numPr>
          <w:ilvl w:val="0"/>
          <w:numId w:val="19"/>
        </w:numPr>
        <w:spacing w:after="0"/>
      </w:pPr>
      <w:r>
        <w:rPr>
          <w:b/>
        </w:rPr>
        <w:t>SIRET</w:t>
      </w:r>
      <w:r w:rsidR="009F151A">
        <w:t xml:space="preserve"> : </w:t>
      </w:r>
      <w:r>
        <w:t xml:space="preserve">une règle de validation qui contrôle l’intégrité des données renseignées est actif sur ce champ, il faudrait saisir un code SIRET valable si non pour contourner le système, il faudrait renseigner 14 fois « 0 ». </w:t>
      </w:r>
    </w:p>
    <w:p w:rsidR="00967C51" w:rsidRDefault="00A434F7" w:rsidP="00A437C2">
      <w:pPr>
        <w:pStyle w:val="Paragraphedeliste"/>
        <w:numPr>
          <w:ilvl w:val="0"/>
          <w:numId w:val="19"/>
        </w:numPr>
        <w:spacing w:after="0"/>
      </w:pPr>
      <w:r>
        <w:rPr>
          <w:b/>
        </w:rPr>
        <w:t>NAF</w:t>
      </w:r>
      <w:r w:rsidR="00967C51">
        <w:rPr>
          <w:b/>
        </w:rPr>
        <w:t xml:space="preserve"> : </w:t>
      </w:r>
      <w:r>
        <w:t xml:space="preserve">Un champ avec une loupe qui permet de chercher la valeur dans une table de référence liée à l’objet « compte », on peut chercher la valeur avec le libellé ou un code APE, le résultat affiche le libellé correspondant, si vous souhaitez savoir le code APE il suffit de survoler le champ avec la souris, le détails s’affiche sur une </w:t>
      </w:r>
      <w:r w:rsidR="00E0321F">
        <w:t>pop-up</w:t>
      </w:r>
      <w:r>
        <w:t>.</w:t>
      </w:r>
      <w:r w:rsidR="00967C51">
        <w:t xml:space="preserve"> </w:t>
      </w:r>
    </w:p>
    <w:p w:rsidR="00E0321F" w:rsidRDefault="00E0321F" w:rsidP="004F1645">
      <w:pPr>
        <w:rPr>
          <w:b/>
          <w:u w:val="single"/>
        </w:rPr>
      </w:pPr>
    </w:p>
    <w:p w:rsidR="007E3950" w:rsidRDefault="00E0321F" w:rsidP="004F1645">
      <w:pPr>
        <w:rPr>
          <w:ins w:id="43" w:author="Hicham Mohamed Tabbak" w:date="2014-10-24T15:28:00Z"/>
          <w:b/>
          <w:u w:val="single"/>
        </w:rPr>
      </w:pPr>
      <w:del w:id="44" w:author="Hicham Mohamed Tabbak" w:date="2014-10-24T15:28:00Z">
        <w:r w:rsidDel="009A1E16">
          <w:rPr>
            <w:noProof/>
            <w:lang w:eastAsia="fr-FR"/>
          </w:rPr>
          <w:drawing>
            <wp:anchor distT="0" distB="0" distL="114300" distR="114300" simplePos="0" relativeHeight="251824640" behindDoc="1" locked="0" layoutInCell="1" allowOverlap="1" wp14:anchorId="3B5B48B7" wp14:editId="38015BBD">
              <wp:simplePos x="0" y="0"/>
              <wp:positionH relativeFrom="column">
                <wp:posOffset>127635</wp:posOffset>
              </wp:positionH>
              <wp:positionV relativeFrom="paragraph">
                <wp:posOffset>456565</wp:posOffset>
              </wp:positionV>
              <wp:extent cx="5940425" cy="1405255"/>
              <wp:effectExtent l="0" t="0" r="3175" b="4445"/>
              <wp:wrapTight wrapText="bothSides">
                <wp:wrapPolygon edited="0">
                  <wp:start x="0" y="0"/>
                  <wp:lineTo x="0" y="21376"/>
                  <wp:lineTo x="21542" y="21376"/>
                  <wp:lineTo x="21542" y="0"/>
                  <wp:lineTo x="0" y="0"/>
                </wp:wrapPolygon>
              </wp:wrapTight>
              <wp:docPr id="10274" name="Image 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1405255"/>
                      </a:xfrm>
                      <a:prstGeom prst="rect">
                        <a:avLst/>
                      </a:prstGeom>
                    </pic:spPr>
                  </pic:pic>
                </a:graphicData>
              </a:graphic>
            </wp:anchor>
          </w:drawing>
        </w:r>
      </w:del>
      <w:r w:rsidR="000B7AFC">
        <w:rPr>
          <w:b/>
          <w:u w:val="single"/>
        </w:rPr>
        <w:t>Section</w:t>
      </w:r>
      <w:r>
        <w:rPr>
          <w:b/>
          <w:u w:val="single"/>
        </w:rPr>
        <w:t xml:space="preserve">s Adresses </w:t>
      </w:r>
      <w:r w:rsidR="000B7AFC">
        <w:rPr>
          <w:b/>
          <w:u w:val="single"/>
        </w:rPr>
        <w:t xml:space="preserve"> </w:t>
      </w:r>
      <w:r>
        <w:rPr>
          <w:b/>
          <w:u w:val="single"/>
        </w:rPr>
        <w:t>« courante et facturation »</w:t>
      </w:r>
      <w:r w:rsidR="000B7AFC">
        <w:rPr>
          <w:b/>
          <w:u w:val="single"/>
        </w:rPr>
        <w:t xml:space="preserve"> </w:t>
      </w:r>
      <w:r w:rsidR="004F1645" w:rsidRPr="00B1760C">
        <w:rPr>
          <w:b/>
          <w:u w:val="single"/>
        </w:rPr>
        <w:t>:</w:t>
      </w:r>
    </w:p>
    <w:p w:rsidR="009A1E16" w:rsidRPr="00B1760C" w:rsidRDefault="009A1E16" w:rsidP="004F1645">
      <w:pPr>
        <w:rPr>
          <w:b/>
          <w:u w:val="single"/>
        </w:rPr>
      </w:pPr>
      <w:ins w:id="45" w:author="Hicham Mohamed Tabbak" w:date="2014-10-24T15:28:00Z">
        <w:r>
          <w:rPr>
            <w:noProof/>
            <w:lang w:eastAsia="fr-FR"/>
          </w:rPr>
          <w:drawing>
            <wp:inline distT="0" distB="0" distL="0" distR="0" wp14:anchorId="51C2B253" wp14:editId="379EDD1D">
              <wp:extent cx="5940425" cy="1593215"/>
              <wp:effectExtent l="0" t="0" r="3175"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593215"/>
                      </a:xfrm>
                      <a:prstGeom prst="rect">
                        <a:avLst/>
                      </a:prstGeom>
                    </pic:spPr>
                  </pic:pic>
                </a:graphicData>
              </a:graphic>
            </wp:inline>
          </w:drawing>
        </w:r>
      </w:ins>
    </w:p>
    <w:p w:rsidR="00E0321F" w:rsidRDefault="00E0321F" w:rsidP="00E0321F">
      <w:pPr>
        <w:spacing w:after="0"/>
        <w:ind w:left="360"/>
      </w:pPr>
    </w:p>
    <w:p w:rsidR="00E0321F" w:rsidRDefault="00E0321F" w:rsidP="00E0321F">
      <w:pPr>
        <w:spacing w:after="0"/>
        <w:ind w:left="360"/>
      </w:pPr>
      <w:r>
        <w:t>Focus sur certains champs :</w:t>
      </w:r>
    </w:p>
    <w:p w:rsidR="000B7AFC" w:rsidRDefault="00E0321F" w:rsidP="00A437C2">
      <w:pPr>
        <w:pStyle w:val="Paragraphedeliste"/>
        <w:numPr>
          <w:ilvl w:val="0"/>
          <w:numId w:val="20"/>
        </w:numPr>
        <w:spacing w:after="0"/>
      </w:pPr>
      <w:r>
        <w:rPr>
          <w:b/>
        </w:rPr>
        <w:t>Les champs « Région »</w:t>
      </w:r>
      <w:r w:rsidR="000B7AFC" w:rsidRPr="000B7AFC">
        <w:rPr>
          <w:b/>
        </w:rPr>
        <w:t> :</w:t>
      </w:r>
      <w:r w:rsidR="000B7AFC">
        <w:t xml:space="preserve"> </w:t>
      </w:r>
      <w:r>
        <w:t>saisis automatiquement selon le département renseigné</w:t>
      </w:r>
      <w:r w:rsidR="006816E7">
        <w:t xml:space="preserve"> </w:t>
      </w:r>
    </w:p>
    <w:p w:rsidR="006816E7" w:rsidRDefault="00E0321F" w:rsidP="00A437C2">
      <w:pPr>
        <w:pStyle w:val="Paragraphedeliste"/>
        <w:numPr>
          <w:ilvl w:val="0"/>
          <w:numId w:val="20"/>
        </w:numPr>
        <w:spacing w:after="0"/>
      </w:pPr>
      <w:r>
        <w:rPr>
          <w:b/>
        </w:rPr>
        <w:t>Les champs « Etat »</w:t>
      </w:r>
      <w:r w:rsidR="006816E7">
        <w:rPr>
          <w:b/>
        </w:rPr>
        <w:t> :</w:t>
      </w:r>
      <w:r w:rsidR="006816E7">
        <w:t xml:space="preserve"> </w:t>
      </w:r>
      <w:r>
        <w:t>une règle de validation contrôle le champ « Etat » ET « </w:t>
      </w:r>
      <w:r w:rsidR="00C32F08">
        <w:t>Région</w:t>
      </w:r>
      <w:r>
        <w:t> », les deux champs ne peuve</w:t>
      </w:r>
      <w:r w:rsidR="00C32F08">
        <w:t>nt pas être saisis en</w:t>
      </w:r>
      <w:r>
        <w:t xml:space="preserve"> même temps</w:t>
      </w:r>
      <w:r w:rsidR="006816E7">
        <w:t xml:space="preserve"> </w:t>
      </w:r>
    </w:p>
    <w:p w:rsidR="006816E7" w:rsidRDefault="00E0321F" w:rsidP="00A437C2">
      <w:pPr>
        <w:pStyle w:val="Paragraphedeliste"/>
        <w:numPr>
          <w:ilvl w:val="0"/>
          <w:numId w:val="20"/>
        </w:numPr>
        <w:spacing w:after="0"/>
        <w:rPr>
          <w:ins w:id="46" w:author="Hicham Mohamed Tabbak" w:date="2014-10-24T15:29:00Z"/>
        </w:rPr>
      </w:pPr>
      <w:r>
        <w:rPr>
          <w:b/>
        </w:rPr>
        <w:t>Les champs « Département » et « Pays »</w:t>
      </w:r>
      <w:r w:rsidR="006816E7">
        <w:rPr>
          <w:b/>
        </w:rPr>
        <w:t> :</w:t>
      </w:r>
      <w:r w:rsidR="006816E7">
        <w:t xml:space="preserve"> </w:t>
      </w:r>
      <w:r>
        <w:t xml:space="preserve">sont des champs de type recherche, en cliquant sur la loupe, </w:t>
      </w:r>
      <w:proofErr w:type="gramStart"/>
      <w:r>
        <w:t>une</w:t>
      </w:r>
      <w:proofErr w:type="gramEnd"/>
      <w:r>
        <w:t xml:space="preserve"> pop-up de recherche s’affiche pour trouver la bonne valeur.</w:t>
      </w:r>
      <w:r w:rsidR="006816E7">
        <w:t xml:space="preserve"> </w:t>
      </w:r>
    </w:p>
    <w:p w:rsidR="009A1E16" w:rsidRDefault="009A1E16" w:rsidP="00A437C2">
      <w:pPr>
        <w:pStyle w:val="Paragraphedeliste"/>
        <w:numPr>
          <w:ilvl w:val="0"/>
          <w:numId w:val="20"/>
        </w:numPr>
        <w:spacing w:after="0"/>
        <w:rPr>
          <w:ins w:id="47" w:author="Hicham Mohamed Tabbak" w:date="2014-10-24T15:30:00Z"/>
        </w:rPr>
      </w:pPr>
      <w:ins w:id="48" w:author="Hicham Mohamed Tabbak" w:date="2014-10-24T15:29:00Z">
        <w:r>
          <w:rPr>
            <w:b/>
          </w:rPr>
          <w:t>Le champ « Pays » :</w:t>
        </w:r>
        <w:r>
          <w:t xml:space="preserve"> est obligatoire lorsqu’on a une valeur saisie dans l’un des champs </w:t>
        </w:r>
      </w:ins>
      <w:ins w:id="49" w:author="Hicham Mohamed Tabbak" w:date="2014-10-24T15:30:00Z">
        <w:r>
          <w:t xml:space="preserve">« Adresse » (Rue, ligne 1, ligne 2, code postal, ville, département, et </w:t>
        </w:r>
      </w:ins>
      <w:ins w:id="50" w:author="Hicham Mohamed Tabbak" w:date="2014-10-24T15:31:00Z">
        <w:r>
          <w:t>région</w:t>
        </w:r>
      </w:ins>
      <w:ins w:id="51" w:author="Hicham Mohamed Tabbak" w:date="2014-10-24T15:30:00Z">
        <w:r>
          <w:t xml:space="preserve"> ou </w:t>
        </w:r>
      </w:ins>
      <w:ins w:id="52" w:author="Hicham Mohamed Tabbak" w:date="2014-10-24T15:31:00Z">
        <w:r>
          <w:t>état</w:t>
        </w:r>
      </w:ins>
      <w:ins w:id="53" w:author="Hicham Mohamed Tabbak" w:date="2014-10-24T15:30:00Z">
        <w:r>
          <w:t>)</w:t>
        </w:r>
      </w:ins>
    </w:p>
    <w:p w:rsidR="009A1E16" w:rsidRDefault="009A1E16" w:rsidP="00A437C2">
      <w:pPr>
        <w:pStyle w:val="Paragraphedeliste"/>
        <w:numPr>
          <w:ilvl w:val="0"/>
          <w:numId w:val="20"/>
        </w:numPr>
        <w:spacing w:after="0"/>
      </w:pPr>
      <w:ins w:id="54" w:author="Hicham Mohamed Tabbak" w:date="2014-10-24T15:31:00Z">
        <w:r>
          <w:t>A la création d’un compte, les champs « Rue, ligne 2, ligne 3, code postal, ville</w:t>
        </w:r>
      </w:ins>
      <w:ins w:id="55" w:author="Hicham Mohamed Tabbak" w:date="2014-10-24T15:32:00Z">
        <w:r>
          <w:t>) de l’adresse courante sont repris dans les champs respectifs de l’adresse facturation si cette dernière est vide.</w:t>
        </w:r>
      </w:ins>
    </w:p>
    <w:p w:rsidR="000B7AFC" w:rsidRDefault="000B7AFC" w:rsidP="00A31263"/>
    <w:p w:rsidR="006816E7" w:rsidRDefault="00E0321F" w:rsidP="006816E7">
      <w:pPr>
        <w:rPr>
          <w:ins w:id="56" w:author="Hicham Mohamed Tabbak" w:date="2014-10-24T15:33:00Z"/>
          <w:b/>
          <w:u w:val="single"/>
        </w:rPr>
      </w:pPr>
      <w:del w:id="57" w:author="Hicham Mohamed Tabbak" w:date="2014-10-24T15:33:00Z">
        <w:r w:rsidDel="009A1E16">
          <w:rPr>
            <w:noProof/>
            <w:lang w:eastAsia="fr-FR"/>
          </w:rPr>
          <w:drawing>
            <wp:anchor distT="0" distB="0" distL="114300" distR="114300" simplePos="0" relativeHeight="251825664" behindDoc="1" locked="0" layoutInCell="1" allowOverlap="1" wp14:anchorId="234A4D17" wp14:editId="747C420B">
              <wp:simplePos x="0" y="0"/>
              <wp:positionH relativeFrom="margin">
                <wp:align>right</wp:align>
              </wp:positionH>
              <wp:positionV relativeFrom="paragraph">
                <wp:posOffset>303530</wp:posOffset>
              </wp:positionV>
              <wp:extent cx="5940425" cy="1052830"/>
              <wp:effectExtent l="0" t="0" r="3175" b="0"/>
              <wp:wrapTight wrapText="bothSides">
                <wp:wrapPolygon edited="0">
                  <wp:start x="0" y="0"/>
                  <wp:lineTo x="0" y="21105"/>
                  <wp:lineTo x="21542" y="21105"/>
                  <wp:lineTo x="21542" y="0"/>
                  <wp:lineTo x="0" y="0"/>
                </wp:wrapPolygon>
              </wp:wrapTight>
              <wp:docPr id="10275" name="Image 1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0425" cy="1052830"/>
                      </a:xfrm>
                      <a:prstGeom prst="rect">
                        <a:avLst/>
                      </a:prstGeom>
                    </pic:spPr>
                  </pic:pic>
                </a:graphicData>
              </a:graphic>
            </wp:anchor>
          </w:drawing>
        </w:r>
      </w:del>
      <w:r w:rsidR="006816E7" w:rsidRPr="000B7AFC">
        <w:rPr>
          <w:b/>
          <w:u w:val="single"/>
        </w:rPr>
        <w:t xml:space="preserve">Section </w:t>
      </w:r>
      <w:r>
        <w:rPr>
          <w:b/>
          <w:u w:val="single"/>
        </w:rPr>
        <w:t xml:space="preserve">Informations </w:t>
      </w:r>
      <w:r w:rsidR="005E7BDF">
        <w:rPr>
          <w:b/>
          <w:u w:val="single"/>
        </w:rPr>
        <w:t>supplémentaires</w:t>
      </w:r>
      <w:r w:rsidR="006816E7" w:rsidRPr="000B7AFC">
        <w:rPr>
          <w:b/>
          <w:u w:val="single"/>
        </w:rPr>
        <w:t xml:space="preserve"> : </w:t>
      </w:r>
    </w:p>
    <w:p w:rsidR="009A1E16" w:rsidRPr="000B7AFC" w:rsidRDefault="009A1E16" w:rsidP="006816E7">
      <w:pPr>
        <w:rPr>
          <w:b/>
          <w:u w:val="single"/>
        </w:rPr>
      </w:pPr>
      <w:ins w:id="58" w:author="Hicham Mohamed Tabbak" w:date="2014-10-24T15:33:00Z">
        <w:r>
          <w:rPr>
            <w:noProof/>
            <w:lang w:eastAsia="fr-FR"/>
          </w:rPr>
          <w:drawing>
            <wp:inline distT="0" distB="0" distL="0" distR="0" wp14:anchorId="166A2BAA" wp14:editId="6AEF7B25">
              <wp:extent cx="5940425" cy="1044575"/>
              <wp:effectExtent l="0" t="0" r="3175"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044575"/>
                      </a:xfrm>
                      <a:prstGeom prst="rect">
                        <a:avLst/>
                      </a:prstGeom>
                    </pic:spPr>
                  </pic:pic>
                </a:graphicData>
              </a:graphic>
            </wp:inline>
          </w:drawing>
        </w:r>
      </w:ins>
    </w:p>
    <w:p w:rsidR="006816E7" w:rsidRDefault="006816E7" w:rsidP="006816E7">
      <w:pPr>
        <w:ind w:left="-993"/>
      </w:pPr>
    </w:p>
    <w:p w:rsidR="009546AC" w:rsidRDefault="00E0321F" w:rsidP="00E0321F">
      <w:pPr>
        <w:spacing w:after="0"/>
        <w:rPr>
          <w:b/>
          <w:u w:val="single"/>
        </w:rPr>
      </w:pPr>
      <w:r w:rsidRPr="00E0321F">
        <w:rPr>
          <w:b/>
          <w:u w:val="single"/>
        </w:rPr>
        <w:t>Sections « </w:t>
      </w:r>
      <w:del w:id="59" w:author="Hicham Mohamed Tabbak" w:date="2014-10-24T15:34:00Z">
        <w:r w:rsidRPr="00E0321F" w:rsidDel="009A1E16">
          <w:rPr>
            <w:b/>
            <w:u w:val="single"/>
          </w:rPr>
          <w:delText>Carrières </w:delText>
        </w:r>
      </w:del>
      <w:ins w:id="60" w:author="Hicham Mohamed Tabbak" w:date="2014-10-24T15:34:00Z">
        <w:r w:rsidR="009A1E16">
          <w:rPr>
            <w:b/>
            <w:u w:val="single"/>
          </w:rPr>
          <w:t>Employabilité</w:t>
        </w:r>
        <w:r w:rsidR="009A1E16" w:rsidRPr="00E0321F">
          <w:rPr>
            <w:b/>
            <w:u w:val="single"/>
          </w:rPr>
          <w:t> </w:t>
        </w:r>
      </w:ins>
      <w:r w:rsidRPr="00E0321F">
        <w:rPr>
          <w:b/>
          <w:u w:val="single"/>
        </w:rPr>
        <w:t>» et « Mécénat / Sponsoring » :</w:t>
      </w:r>
    </w:p>
    <w:p w:rsidR="00E0321F" w:rsidRDefault="00E0321F" w:rsidP="00E0321F">
      <w:pPr>
        <w:spacing w:after="0"/>
        <w:rPr>
          <w:b/>
          <w:u w:val="single"/>
        </w:rPr>
      </w:pPr>
    </w:p>
    <w:p w:rsidR="007C7B5C" w:rsidRDefault="009A1E16" w:rsidP="00E0321F">
      <w:pPr>
        <w:spacing w:after="0"/>
        <w:rPr>
          <w:b/>
          <w:u w:val="single"/>
        </w:rPr>
      </w:pPr>
      <w:ins w:id="61" w:author="Hicham Mohamed Tabbak" w:date="2014-10-24T15:34:00Z">
        <w:r>
          <w:rPr>
            <w:noProof/>
            <w:lang w:eastAsia="fr-FR"/>
          </w:rPr>
          <w:drawing>
            <wp:inline distT="0" distB="0" distL="0" distR="0" wp14:anchorId="499DEEA4" wp14:editId="662AA035">
              <wp:extent cx="5940425" cy="1038860"/>
              <wp:effectExtent l="0" t="0" r="317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038860"/>
                      </a:xfrm>
                      <a:prstGeom prst="rect">
                        <a:avLst/>
                      </a:prstGeom>
                    </pic:spPr>
                  </pic:pic>
                </a:graphicData>
              </a:graphic>
            </wp:inline>
          </w:drawing>
        </w:r>
      </w:ins>
      <w:del w:id="62" w:author="Hicham Mohamed Tabbak" w:date="2014-10-24T15:34:00Z">
        <w:r w:rsidR="00E0321F" w:rsidDel="009A1E16">
          <w:rPr>
            <w:noProof/>
            <w:lang w:eastAsia="fr-FR"/>
          </w:rPr>
          <w:drawing>
            <wp:inline distT="0" distB="0" distL="0" distR="0" wp14:anchorId="5581F713" wp14:editId="75F06665">
              <wp:extent cx="5940425" cy="912495"/>
              <wp:effectExtent l="0" t="0" r="3175" b="1905"/>
              <wp:docPr id="10279" name="Image 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912495"/>
                      </a:xfrm>
                      <a:prstGeom prst="rect">
                        <a:avLst/>
                      </a:prstGeom>
                    </pic:spPr>
                  </pic:pic>
                </a:graphicData>
              </a:graphic>
            </wp:inline>
          </w:drawing>
        </w:r>
      </w:del>
      <w:bookmarkStart w:id="63" w:name="_Toc372648711"/>
    </w:p>
    <w:p w:rsidR="00E0321F" w:rsidRPr="00E0321F" w:rsidRDefault="00E0321F" w:rsidP="00E0321F">
      <w:pPr>
        <w:spacing w:after="0"/>
        <w:rPr>
          <w:b/>
          <w:u w:val="single"/>
        </w:rPr>
      </w:pPr>
    </w:p>
    <w:bookmarkEnd w:id="63"/>
    <w:p w:rsidR="00D75654" w:rsidRDefault="00D75654" w:rsidP="00D75654"/>
    <w:p w:rsidR="00F4795B" w:rsidRDefault="00AE6055">
      <w:pPr>
        <w:pStyle w:val="Titre3"/>
        <w:rPr>
          <w:ins w:id="64" w:author="Hicham Mohamed Tabbak" w:date="2014-10-24T15:04:00Z"/>
        </w:rPr>
        <w:pPrChange w:id="65" w:author="Hicham Mohamed Tabbak" w:date="2014-10-24T15:04:00Z">
          <w:pPr/>
        </w:pPrChange>
      </w:pPr>
      <w:bookmarkStart w:id="66" w:name="_Toc402791489"/>
      <w:ins w:id="67" w:author="Hicham Mohamed Tabbak" w:date="2014-10-24T15:03:00Z">
        <w:r>
          <w:t>Création manuelle d</w:t>
        </w:r>
      </w:ins>
      <w:ins w:id="68" w:author="Hicham Mohamed Tabbak" w:date="2014-10-24T15:04:00Z">
        <w:r>
          <w:t>’un nouveau compte</w:t>
        </w:r>
        <w:bookmarkEnd w:id="66"/>
      </w:ins>
    </w:p>
    <w:p w:rsidR="00AE6055" w:rsidRDefault="00AE6055" w:rsidP="00AE6055">
      <w:pPr>
        <w:autoSpaceDE w:val="0"/>
        <w:autoSpaceDN w:val="0"/>
        <w:adjustRightInd w:val="0"/>
        <w:spacing w:after="0" w:line="240" w:lineRule="auto"/>
        <w:jc w:val="both"/>
        <w:rPr>
          <w:ins w:id="69" w:author="Hicham Mohamed Tabbak" w:date="2014-10-24T15:09:00Z"/>
          <w:rFonts w:cs="Calibri"/>
        </w:rPr>
      </w:pPr>
      <w:ins w:id="70" w:author="Hicham Mohamed Tabbak" w:date="2014-10-24T15:04:00Z">
        <w:r>
          <w:rPr>
            <w:rFonts w:cs="Calibri"/>
          </w:rPr>
          <w:t>La création d’un</w:t>
        </w:r>
      </w:ins>
      <w:ins w:id="71" w:author="Hicham Mohamed Tabbak" w:date="2014-10-24T15:09:00Z">
        <w:r>
          <w:rPr>
            <w:rFonts w:cs="Calibri"/>
          </w:rPr>
          <w:t xml:space="preserve"> nouveau</w:t>
        </w:r>
      </w:ins>
      <w:ins w:id="72" w:author="Hicham Mohamed Tabbak" w:date="2014-10-24T15:04:00Z">
        <w:r>
          <w:rPr>
            <w:rFonts w:cs="Calibri"/>
          </w:rPr>
          <w:t xml:space="preserve"> compte se fait directement sur la fiche compte, en cliquant sur l</w:t>
        </w:r>
      </w:ins>
      <w:ins w:id="73" w:author="Hicham Mohamed Tabbak" w:date="2014-10-24T15:08:00Z">
        <w:r>
          <w:rPr>
            <w:rFonts w:cs="Calibri"/>
          </w:rPr>
          <w:t xml:space="preserve">’onglet « Compte » et sur </w:t>
        </w:r>
      </w:ins>
      <w:ins w:id="74" w:author="Hicham Mohamed Tabbak" w:date="2014-10-24T15:04:00Z">
        <w:r>
          <w:rPr>
            <w:rFonts w:cs="Calibri"/>
          </w:rPr>
          <w:t xml:space="preserve"> bouton « Nouveau »</w:t>
        </w:r>
      </w:ins>
      <w:ins w:id="75" w:author="Hicham Mohamed Tabbak" w:date="2014-10-24T15:08:00Z">
        <w:r>
          <w:rPr>
            <w:rFonts w:cs="Calibri"/>
          </w:rPr>
          <w:t>.</w:t>
        </w:r>
      </w:ins>
    </w:p>
    <w:p w:rsidR="00AE6055" w:rsidRDefault="00AE6055" w:rsidP="00AE6055">
      <w:pPr>
        <w:autoSpaceDE w:val="0"/>
        <w:autoSpaceDN w:val="0"/>
        <w:adjustRightInd w:val="0"/>
        <w:spacing w:after="0" w:line="240" w:lineRule="auto"/>
        <w:jc w:val="both"/>
        <w:rPr>
          <w:ins w:id="76" w:author="Hicham Mohamed Tabbak" w:date="2014-10-24T15:08:00Z"/>
          <w:rFonts w:cs="Calibri"/>
        </w:rPr>
      </w:pPr>
      <w:ins w:id="77" w:author="Hicham Mohamed Tabbak" w:date="2014-10-24T15:09:00Z">
        <w:r>
          <w:rPr>
            <w:rFonts w:cs="Calibri"/>
          </w:rPr>
          <w:t xml:space="preserve">L’utilisateur accèdera </w:t>
        </w:r>
      </w:ins>
      <w:ins w:id="78" w:author="Hicham Mohamed Tabbak" w:date="2014-10-24T15:13:00Z">
        <w:r w:rsidR="00CC4C7D">
          <w:rPr>
            <w:rFonts w:cs="Calibri"/>
          </w:rPr>
          <w:t xml:space="preserve">à </w:t>
        </w:r>
      </w:ins>
      <w:ins w:id="79" w:author="Hicham Mohamed Tabbak" w:date="2014-10-24T15:09:00Z">
        <w:r>
          <w:rPr>
            <w:rFonts w:cs="Calibri"/>
          </w:rPr>
          <w:t xml:space="preserve">la fiche </w:t>
        </w:r>
      </w:ins>
      <w:ins w:id="80" w:author="Hicham Mohamed Tabbak" w:date="2014-10-24T15:12:00Z">
        <w:r w:rsidR="00CC4C7D">
          <w:rPr>
            <w:rFonts w:cs="Calibri"/>
          </w:rPr>
          <w:t>de création des comptes, une fois les champs obligatoires sont saisis, il suffit d’enregistrer en cliquant sur le bouton « Enregistrer »</w:t>
        </w:r>
      </w:ins>
      <w:ins w:id="81" w:author="Hicham Mohamed Tabbak" w:date="2014-10-24T15:13:00Z">
        <w:r w:rsidR="00CC4C7D">
          <w:rPr>
            <w:rFonts w:cs="Calibri"/>
          </w:rPr>
          <w:t> ;</w:t>
        </w:r>
      </w:ins>
    </w:p>
    <w:p w:rsidR="00AE6055" w:rsidRDefault="00AE6055" w:rsidP="00AE6055">
      <w:pPr>
        <w:autoSpaceDE w:val="0"/>
        <w:autoSpaceDN w:val="0"/>
        <w:adjustRightInd w:val="0"/>
        <w:spacing w:after="0" w:line="240" w:lineRule="auto"/>
        <w:jc w:val="both"/>
        <w:rPr>
          <w:ins w:id="82" w:author="Hicham Mohamed Tabbak" w:date="2014-10-24T15:08:00Z"/>
          <w:rFonts w:cs="Calibri"/>
        </w:rPr>
      </w:pPr>
    </w:p>
    <w:p w:rsidR="00AE6055" w:rsidRDefault="00AE6055" w:rsidP="00AE6055">
      <w:pPr>
        <w:autoSpaceDE w:val="0"/>
        <w:autoSpaceDN w:val="0"/>
        <w:adjustRightInd w:val="0"/>
        <w:spacing w:after="0" w:line="240" w:lineRule="auto"/>
        <w:jc w:val="both"/>
        <w:rPr>
          <w:ins w:id="83" w:author="Hicham Mohamed Tabbak" w:date="2014-10-24T15:13:00Z"/>
          <w:rFonts w:cs="Calibri"/>
        </w:rPr>
      </w:pPr>
      <w:ins w:id="84" w:author="Hicham Mohamed Tabbak" w:date="2014-10-24T15:08:00Z">
        <w:r>
          <w:rPr>
            <w:rFonts w:cs="Calibri"/>
            <w:noProof/>
            <w:lang w:eastAsia="fr-FR"/>
            <w:rPrChange w:id="85" w:author="Unknown">
              <w:rPr>
                <w:noProof/>
                <w:lang w:eastAsia="fr-FR"/>
              </w:rPr>
            </w:rPrChange>
          </w:rPr>
          <w:lastRenderedPageBreak/>
          <w:drawing>
            <wp:inline distT="0" distB="0" distL="0" distR="0">
              <wp:extent cx="5924550" cy="17811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1781175"/>
                      </a:xfrm>
                      <a:prstGeom prst="rect">
                        <a:avLst/>
                      </a:prstGeom>
                      <a:noFill/>
                      <a:ln>
                        <a:noFill/>
                      </a:ln>
                    </pic:spPr>
                  </pic:pic>
                </a:graphicData>
              </a:graphic>
            </wp:inline>
          </w:drawing>
        </w:r>
      </w:ins>
      <w:ins w:id="86" w:author="Hicham Mohamed Tabbak" w:date="2014-10-24T15:04:00Z">
        <w:r>
          <w:rPr>
            <w:rFonts w:cs="Calibri"/>
          </w:rPr>
          <w:t xml:space="preserve"> </w:t>
        </w:r>
      </w:ins>
    </w:p>
    <w:p w:rsidR="00CC4C7D" w:rsidRDefault="00CC4C7D" w:rsidP="00AE6055">
      <w:pPr>
        <w:autoSpaceDE w:val="0"/>
        <w:autoSpaceDN w:val="0"/>
        <w:adjustRightInd w:val="0"/>
        <w:spacing w:after="0" w:line="240" w:lineRule="auto"/>
        <w:jc w:val="both"/>
        <w:rPr>
          <w:ins w:id="87" w:author="Hicham Mohamed Tabbak" w:date="2014-10-24T15:14:00Z"/>
          <w:rFonts w:cs="Calibri"/>
        </w:rPr>
      </w:pPr>
      <w:ins w:id="88" w:author="Hicham Mohamed Tabbak" w:date="2014-10-24T15:14:00Z">
        <w:r>
          <w:rPr>
            <w:noProof/>
            <w:lang w:eastAsia="fr-FR"/>
          </w:rPr>
          <w:drawing>
            <wp:inline distT="0" distB="0" distL="0" distR="0" wp14:anchorId="3B7B5B5A" wp14:editId="04BFF327">
              <wp:extent cx="5940425" cy="2427605"/>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427605"/>
                      </a:xfrm>
                      <a:prstGeom prst="rect">
                        <a:avLst/>
                      </a:prstGeom>
                    </pic:spPr>
                  </pic:pic>
                </a:graphicData>
              </a:graphic>
            </wp:inline>
          </w:drawing>
        </w:r>
      </w:ins>
    </w:p>
    <w:p w:rsidR="00CC4C7D" w:rsidRDefault="00CC4C7D" w:rsidP="00AE6055">
      <w:pPr>
        <w:autoSpaceDE w:val="0"/>
        <w:autoSpaceDN w:val="0"/>
        <w:adjustRightInd w:val="0"/>
        <w:spacing w:after="0" w:line="240" w:lineRule="auto"/>
        <w:jc w:val="both"/>
        <w:rPr>
          <w:ins w:id="89" w:author="Hicham Mohamed Tabbak" w:date="2014-10-24T15:14:00Z"/>
          <w:rFonts w:cs="Calibri"/>
        </w:rPr>
      </w:pPr>
    </w:p>
    <w:p w:rsidR="00CC4C7D" w:rsidRDefault="00CC4C7D">
      <w:pPr>
        <w:pStyle w:val="Titre3"/>
        <w:rPr>
          <w:ins w:id="90" w:author="Hicham Mohamed Tabbak" w:date="2014-10-24T15:14:00Z"/>
        </w:rPr>
        <w:pPrChange w:id="91" w:author="Hicham Mohamed Tabbak" w:date="2014-10-24T15:14:00Z">
          <w:pPr>
            <w:autoSpaceDE w:val="0"/>
            <w:autoSpaceDN w:val="0"/>
            <w:adjustRightInd w:val="0"/>
            <w:spacing w:after="0" w:line="240" w:lineRule="auto"/>
            <w:jc w:val="both"/>
          </w:pPr>
        </w:pPrChange>
      </w:pPr>
      <w:bookmarkStart w:id="92" w:name="_Toc402791490"/>
      <w:ins w:id="93" w:author="Hicham Mohamed Tabbak" w:date="2014-10-24T15:14:00Z">
        <w:r>
          <w:t>Mise à jour d’un compte</w:t>
        </w:r>
        <w:bookmarkEnd w:id="92"/>
      </w:ins>
    </w:p>
    <w:p w:rsidR="00CC4C7D" w:rsidRDefault="00CC4C7D" w:rsidP="00CC4C7D">
      <w:pPr>
        <w:autoSpaceDE w:val="0"/>
        <w:autoSpaceDN w:val="0"/>
        <w:adjustRightInd w:val="0"/>
        <w:spacing w:after="0" w:line="240" w:lineRule="auto"/>
        <w:jc w:val="both"/>
        <w:rPr>
          <w:ins w:id="94" w:author="Hicham Mohamed Tabbak" w:date="2014-10-24T15:17:00Z"/>
          <w:rFonts w:cs="Calibri"/>
        </w:rPr>
      </w:pPr>
      <w:ins w:id="95" w:author="Hicham Mohamed Tabbak" w:date="2014-10-24T15:16:00Z">
        <w:r>
          <w:rPr>
            <w:rFonts w:cs="Calibri"/>
          </w:rPr>
          <w:t xml:space="preserve">La fiche compte est mise à jour via plusieurs moyens : </w:t>
        </w:r>
      </w:ins>
    </w:p>
    <w:p w:rsidR="00CC4C7D" w:rsidRDefault="00CC4C7D">
      <w:pPr>
        <w:pStyle w:val="Paragraphedeliste"/>
        <w:numPr>
          <w:ilvl w:val="0"/>
          <w:numId w:val="37"/>
        </w:numPr>
        <w:autoSpaceDE w:val="0"/>
        <w:autoSpaceDN w:val="0"/>
        <w:adjustRightInd w:val="0"/>
        <w:spacing w:after="0" w:line="240" w:lineRule="auto"/>
        <w:jc w:val="both"/>
        <w:rPr>
          <w:ins w:id="96" w:author="Hicham Mohamed Tabbak" w:date="2014-10-24T15:21:00Z"/>
          <w:rFonts w:cs="Calibri"/>
        </w:rPr>
        <w:pPrChange w:id="97" w:author="Hicham Mohamed Tabbak" w:date="2014-10-24T15:17:00Z">
          <w:pPr>
            <w:autoSpaceDE w:val="0"/>
            <w:autoSpaceDN w:val="0"/>
            <w:adjustRightInd w:val="0"/>
            <w:spacing w:after="0" w:line="240" w:lineRule="auto"/>
            <w:jc w:val="both"/>
          </w:pPr>
        </w:pPrChange>
      </w:pPr>
      <w:ins w:id="98" w:author="Hicham Mohamed Tabbak" w:date="2014-10-24T15:18:00Z">
        <w:r>
          <w:rPr>
            <w:rFonts w:cs="Calibri"/>
          </w:rPr>
          <w:t>Sur la fiche du compte à mettre à jour en cliquant sur le bouton « modifier »</w:t>
        </w:r>
      </w:ins>
    </w:p>
    <w:p w:rsidR="00CC4C7D" w:rsidRDefault="00CC4C7D">
      <w:pPr>
        <w:pStyle w:val="Paragraphedeliste"/>
        <w:autoSpaceDE w:val="0"/>
        <w:autoSpaceDN w:val="0"/>
        <w:adjustRightInd w:val="0"/>
        <w:spacing w:after="0" w:line="240" w:lineRule="auto"/>
        <w:jc w:val="both"/>
        <w:rPr>
          <w:ins w:id="99" w:author="Hicham Mohamed Tabbak" w:date="2014-10-24T15:21:00Z"/>
          <w:rFonts w:cs="Calibri"/>
        </w:rPr>
        <w:pPrChange w:id="100" w:author="Hicham Mohamed Tabbak" w:date="2014-10-24T15:21:00Z">
          <w:pPr>
            <w:autoSpaceDE w:val="0"/>
            <w:autoSpaceDN w:val="0"/>
            <w:adjustRightInd w:val="0"/>
            <w:spacing w:after="0" w:line="240" w:lineRule="auto"/>
            <w:jc w:val="both"/>
          </w:pPr>
        </w:pPrChange>
      </w:pPr>
      <w:ins w:id="101" w:author="Hicham Mohamed Tabbak" w:date="2014-10-24T15:21:00Z">
        <w:r>
          <w:rPr>
            <w:rFonts w:cs="Calibri"/>
            <w:noProof/>
            <w:lang w:eastAsia="fr-FR"/>
            <w:rPrChange w:id="102" w:author="Unknown">
              <w:rPr>
                <w:noProof/>
                <w:lang w:eastAsia="fr-FR"/>
              </w:rPr>
            </w:rPrChange>
          </w:rPr>
          <w:drawing>
            <wp:inline distT="0" distB="0" distL="0" distR="0">
              <wp:extent cx="5943600" cy="7315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inline>
          </w:drawing>
        </w:r>
      </w:ins>
    </w:p>
    <w:p w:rsidR="00CC4C7D" w:rsidRDefault="00CC4C7D">
      <w:pPr>
        <w:pStyle w:val="Paragraphedeliste"/>
        <w:autoSpaceDE w:val="0"/>
        <w:autoSpaceDN w:val="0"/>
        <w:adjustRightInd w:val="0"/>
        <w:spacing w:after="0" w:line="240" w:lineRule="auto"/>
        <w:jc w:val="both"/>
        <w:rPr>
          <w:ins w:id="103" w:author="Hicham Mohamed Tabbak" w:date="2014-10-24T15:18:00Z"/>
          <w:rFonts w:cs="Calibri"/>
        </w:rPr>
        <w:pPrChange w:id="104" w:author="Hicham Mohamed Tabbak" w:date="2014-10-24T15:21:00Z">
          <w:pPr>
            <w:autoSpaceDE w:val="0"/>
            <w:autoSpaceDN w:val="0"/>
            <w:adjustRightInd w:val="0"/>
            <w:spacing w:after="0" w:line="240" w:lineRule="auto"/>
            <w:jc w:val="both"/>
          </w:pPr>
        </w:pPrChange>
      </w:pPr>
    </w:p>
    <w:p w:rsidR="00CC4C7D" w:rsidRPr="00CC4C7D" w:rsidRDefault="00CC4C7D">
      <w:pPr>
        <w:pStyle w:val="Paragraphedeliste"/>
        <w:numPr>
          <w:ilvl w:val="0"/>
          <w:numId w:val="37"/>
        </w:numPr>
        <w:autoSpaceDE w:val="0"/>
        <w:autoSpaceDN w:val="0"/>
        <w:adjustRightInd w:val="0"/>
        <w:spacing w:after="0" w:line="240" w:lineRule="auto"/>
        <w:jc w:val="both"/>
        <w:rPr>
          <w:ins w:id="105" w:author="Hicham Mohamed Tabbak" w:date="2014-10-24T15:16:00Z"/>
          <w:rFonts w:cs="Calibri"/>
          <w:rPrChange w:id="106" w:author="Hicham Mohamed Tabbak" w:date="2014-10-24T15:17:00Z">
            <w:rPr>
              <w:ins w:id="107" w:author="Hicham Mohamed Tabbak" w:date="2014-10-24T15:16:00Z"/>
            </w:rPr>
          </w:rPrChange>
        </w:rPr>
        <w:pPrChange w:id="108" w:author="Hicham Mohamed Tabbak" w:date="2014-10-24T15:17:00Z">
          <w:pPr>
            <w:autoSpaceDE w:val="0"/>
            <w:autoSpaceDN w:val="0"/>
            <w:adjustRightInd w:val="0"/>
            <w:spacing w:after="0" w:line="240" w:lineRule="auto"/>
            <w:jc w:val="both"/>
          </w:pPr>
        </w:pPrChange>
      </w:pPr>
      <w:ins w:id="109" w:author="Hicham Mohamed Tabbak" w:date="2014-10-24T15:18:00Z">
        <w:r>
          <w:rPr>
            <w:rFonts w:cs="Calibri"/>
          </w:rPr>
          <w:t xml:space="preserve">Sur la liste des comptes </w:t>
        </w:r>
      </w:ins>
      <w:ins w:id="110" w:author="Hicham Mohamed Tabbak" w:date="2014-10-24T15:19:00Z">
        <w:r>
          <w:rPr>
            <w:rFonts w:cs="Calibri"/>
          </w:rPr>
          <w:t>en cliquant sur le raccourci « modifier »</w:t>
        </w:r>
      </w:ins>
    </w:p>
    <w:p w:rsidR="00CC4C7D" w:rsidRDefault="00CC4C7D" w:rsidP="00CC4C7D">
      <w:pPr>
        <w:autoSpaceDE w:val="0"/>
        <w:autoSpaceDN w:val="0"/>
        <w:adjustRightInd w:val="0"/>
        <w:spacing w:after="0" w:line="240" w:lineRule="auto"/>
        <w:jc w:val="both"/>
        <w:rPr>
          <w:ins w:id="111" w:author="Hicham Mohamed Tabbak" w:date="2014-10-24T15:16:00Z"/>
          <w:rFonts w:cs="Calibri"/>
        </w:rPr>
      </w:pPr>
    </w:p>
    <w:p w:rsidR="00CC4C7D" w:rsidRDefault="00CC4C7D" w:rsidP="00AE6055">
      <w:pPr>
        <w:autoSpaceDE w:val="0"/>
        <w:autoSpaceDN w:val="0"/>
        <w:adjustRightInd w:val="0"/>
        <w:spacing w:after="0" w:line="240" w:lineRule="auto"/>
        <w:jc w:val="both"/>
        <w:rPr>
          <w:ins w:id="112" w:author="Hicham Mohamed Tabbak" w:date="2014-10-24T15:08:00Z"/>
          <w:rFonts w:cs="Calibri"/>
        </w:rPr>
      </w:pPr>
      <w:ins w:id="113" w:author="Hicham Mohamed Tabbak" w:date="2014-10-24T15:21:00Z">
        <w:r>
          <w:rPr>
            <w:rFonts w:cs="Calibri"/>
            <w:noProof/>
            <w:lang w:eastAsia="fr-FR"/>
            <w:rPrChange w:id="114" w:author="Unknown">
              <w:rPr>
                <w:noProof/>
                <w:lang w:eastAsia="fr-FR"/>
              </w:rPr>
            </w:rPrChange>
          </w:rPr>
          <w:drawing>
            <wp:inline distT="0" distB="0" distL="0" distR="0">
              <wp:extent cx="5934075" cy="15049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504950"/>
                      </a:xfrm>
                      <a:prstGeom prst="rect">
                        <a:avLst/>
                      </a:prstGeom>
                      <a:noFill/>
                      <a:ln>
                        <a:noFill/>
                      </a:ln>
                    </pic:spPr>
                  </pic:pic>
                </a:graphicData>
              </a:graphic>
            </wp:inline>
          </w:drawing>
        </w:r>
      </w:ins>
    </w:p>
    <w:p w:rsidR="00AE6055" w:rsidRDefault="00AE6055" w:rsidP="00AE6055">
      <w:pPr>
        <w:autoSpaceDE w:val="0"/>
        <w:autoSpaceDN w:val="0"/>
        <w:adjustRightInd w:val="0"/>
        <w:spacing w:after="0" w:line="240" w:lineRule="auto"/>
        <w:jc w:val="both"/>
        <w:rPr>
          <w:ins w:id="115" w:author="Hicham Mohamed Tabbak" w:date="2014-10-24T15:08:00Z"/>
          <w:rFonts w:cs="Calibri"/>
        </w:rPr>
      </w:pPr>
    </w:p>
    <w:p w:rsidR="00AE6055" w:rsidRPr="00AE6055" w:rsidRDefault="00AE6055">
      <w:pPr>
        <w:rPr>
          <w:ins w:id="116" w:author="Hicham Mohamed Tabbak" w:date="2014-10-24T15:04:00Z"/>
        </w:rPr>
      </w:pPr>
    </w:p>
    <w:p w:rsidR="00AE6055" w:rsidRPr="00D75654" w:rsidRDefault="00AE6055" w:rsidP="00D75654"/>
    <w:p w:rsidR="00B45BC9" w:rsidRDefault="00B45BC9" w:rsidP="00B45BC9">
      <w:pPr>
        <w:pStyle w:val="Titre1"/>
      </w:pPr>
      <w:bookmarkStart w:id="117" w:name="_Toc372648721"/>
      <w:bookmarkStart w:id="118" w:name="_Toc402791491"/>
      <w:r>
        <w:t>Gestion des contacts</w:t>
      </w:r>
      <w:bookmarkEnd w:id="117"/>
      <w:bookmarkEnd w:id="118"/>
      <w:r>
        <w:t xml:space="preserve"> </w:t>
      </w:r>
    </w:p>
    <w:p w:rsidR="00B45BC9" w:rsidRDefault="00B45BC9" w:rsidP="00C420FC">
      <w:pPr>
        <w:autoSpaceDE w:val="0"/>
        <w:autoSpaceDN w:val="0"/>
        <w:adjustRightInd w:val="0"/>
        <w:spacing w:after="0" w:line="240" w:lineRule="auto"/>
        <w:jc w:val="both"/>
        <w:rPr>
          <w:rFonts w:cs="Calibri"/>
        </w:rPr>
      </w:pPr>
      <w:r>
        <w:rPr>
          <w:rFonts w:cs="Calibri"/>
        </w:rPr>
        <w:t>Les contacts sont les pe</w:t>
      </w:r>
      <w:r w:rsidR="00CF5CC9">
        <w:rPr>
          <w:rFonts w:cs="Calibri"/>
        </w:rPr>
        <w:t>rsonnes physiques associées à un compte</w:t>
      </w:r>
      <w:r w:rsidR="001C7E2E">
        <w:rPr>
          <w:rFonts w:cs="Calibri"/>
        </w:rPr>
        <w:t xml:space="preserve">. </w:t>
      </w:r>
      <w:r>
        <w:rPr>
          <w:rFonts w:cs="Calibri"/>
        </w:rPr>
        <w:t>Les contacts sont visibles dans la liste associée « Co</w:t>
      </w:r>
      <w:r w:rsidR="00CF5CC9">
        <w:rPr>
          <w:rFonts w:cs="Calibri"/>
        </w:rPr>
        <w:t>ntacts » sur les fiches comptes.</w:t>
      </w:r>
    </w:p>
    <w:p w:rsidR="00B45BC9" w:rsidRDefault="00B45BC9" w:rsidP="001877F5"/>
    <w:p w:rsidR="00392D1D" w:rsidRDefault="00B45BC9" w:rsidP="00A437C2">
      <w:pPr>
        <w:pStyle w:val="Important"/>
        <w:numPr>
          <w:ilvl w:val="0"/>
          <w:numId w:val="22"/>
        </w:numPr>
        <w:jc w:val="both"/>
      </w:pPr>
      <w:r w:rsidRPr="00795D51">
        <w:rPr>
          <w:b/>
          <w:bCs/>
          <w:color w:val="FF0000"/>
        </w:rPr>
        <w:t>Important</w:t>
      </w:r>
      <w:r w:rsidR="001877F5">
        <w:t xml:space="preserve"> : </w:t>
      </w:r>
      <w:r>
        <w:t xml:space="preserve">La qualité de la base du CRM </w:t>
      </w:r>
      <w:r w:rsidR="00CF5CC9">
        <w:t>ARPEGE EMLYON</w:t>
      </w:r>
      <w:r>
        <w:t xml:space="preserve"> dépend de la qualité des contacts créés et des informations qualifiées (Titre, téléphones fixes, portables, emails…).</w:t>
      </w:r>
      <w:r w:rsidR="006A3DEC">
        <w:t xml:space="preserve"> </w:t>
      </w:r>
      <w:r w:rsidR="00392D1D">
        <w:t>Ce travail de qualification est très important et toutes les informations renseign</w:t>
      </w:r>
      <w:r w:rsidR="00AA39FB">
        <w:t xml:space="preserve">ées par le propriétaire </w:t>
      </w:r>
      <w:r w:rsidR="005263B2">
        <w:t>permettent</w:t>
      </w:r>
      <w:r w:rsidR="00AA39FB">
        <w:t xml:space="preserve"> d’être exploitée</w:t>
      </w:r>
      <w:r w:rsidR="00392D1D">
        <w:t xml:space="preserve"> à travers les rapports et tableaux de bord pour consolidation.</w:t>
      </w:r>
    </w:p>
    <w:p w:rsidR="00CF5CC9" w:rsidRDefault="00CF5CC9" w:rsidP="00B45BC9">
      <w:pPr>
        <w:pStyle w:val="Titre3"/>
        <w:rPr>
          <w:color w:val="C00000"/>
        </w:rPr>
      </w:pPr>
      <w:bookmarkStart w:id="119" w:name="_Toc369515172"/>
      <w:bookmarkStart w:id="120" w:name="_Toc372648722"/>
      <w:bookmarkStart w:id="121" w:name="_Toc402791492"/>
      <w:r>
        <w:rPr>
          <w:color w:val="C00000"/>
        </w:rPr>
        <w:t>Différents type de contact</w:t>
      </w:r>
      <w:bookmarkEnd w:id="121"/>
    </w:p>
    <w:p w:rsidR="00CF5CC9" w:rsidRDefault="00CF5CC9" w:rsidP="00CF5CC9">
      <w:r>
        <w:t>Trois types d’enregistrements sont disponibles pour la création des contacts, à savoir :</w:t>
      </w:r>
    </w:p>
    <w:p w:rsidR="00CF5CC9" w:rsidRDefault="00CF5CC9" w:rsidP="00A437C2">
      <w:pPr>
        <w:pStyle w:val="Paragraphedeliste"/>
        <w:numPr>
          <w:ilvl w:val="0"/>
          <w:numId w:val="27"/>
        </w:numPr>
      </w:pPr>
      <w:r>
        <w:t>Prospect Etudiant</w:t>
      </w:r>
      <w:r w:rsidR="002D251F">
        <w:t> :</w:t>
      </w:r>
    </w:p>
    <w:p w:rsidR="002D251F" w:rsidRDefault="002D251F" w:rsidP="00A437C2">
      <w:pPr>
        <w:pStyle w:val="Paragraphedeliste"/>
        <w:numPr>
          <w:ilvl w:val="1"/>
          <w:numId w:val="27"/>
        </w:numPr>
      </w:pPr>
      <w:r>
        <w:t xml:space="preserve">Prospect étudiant de la formation initiale </w:t>
      </w:r>
    </w:p>
    <w:p w:rsidR="002D251F" w:rsidRDefault="002D251F" w:rsidP="00A437C2">
      <w:pPr>
        <w:pStyle w:val="Paragraphedeliste"/>
        <w:numPr>
          <w:ilvl w:val="1"/>
          <w:numId w:val="27"/>
        </w:numPr>
      </w:pPr>
      <w:r>
        <w:t xml:space="preserve">Statut du contact étudiant avant qu’il n’intègre l’EMLYON </w:t>
      </w:r>
    </w:p>
    <w:p w:rsidR="00CF5CC9" w:rsidRDefault="00CF5CC9" w:rsidP="00A437C2">
      <w:pPr>
        <w:pStyle w:val="Paragraphedeliste"/>
        <w:numPr>
          <w:ilvl w:val="0"/>
          <w:numId w:val="27"/>
        </w:numPr>
      </w:pPr>
      <w:r>
        <w:t>Etudiant</w:t>
      </w:r>
    </w:p>
    <w:p w:rsidR="002D251F" w:rsidRDefault="002D251F" w:rsidP="00A437C2">
      <w:pPr>
        <w:pStyle w:val="Paragraphedeliste"/>
        <w:numPr>
          <w:ilvl w:val="1"/>
          <w:numId w:val="27"/>
        </w:numPr>
      </w:pPr>
      <w:r>
        <w:t xml:space="preserve">Il s’agit de tous les étudiants de la formation initiale </w:t>
      </w:r>
    </w:p>
    <w:p w:rsidR="002D251F" w:rsidRDefault="002D251F" w:rsidP="00A437C2">
      <w:pPr>
        <w:pStyle w:val="Paragraphedeliste"/>
        <w:numPr>
          <w:ilvl w:val="1"/>
          <w:numId w:val="27"/>
        </w:numPr>
      </w:pPr>
      <w:r>
        <w:t xml:space="preserve">Tous les professionnels des autres types de programmes seront regroupés dans le statut « professionnel » </w:t>
      </w:r>
    </w:p>
    <w:p w:rsidR="00CF5CC9" w:rsidRDefault="00CF5CC9" w:rsidP="00A437C2">
      <w:pPr>
        <w:pStyle w:val="Paragraphedeliste"/>
        <w:numPr>
          <w:ilvl w:val="0"/>
          <w:numId w:val="27"/>
        </w:numPr>
      </w:pPr>
      <w:r>
        <w:t>Professionnel</w:t>
      </w:r>
    </w:p>
    <w:p w:rsidR="002D251F" w:rsidRDefault="002D251F" w:rsidP="00A437C2">
      <w:pPr>
        <w:pStyle w:val="Paragraphedeliste"/>
        <w:numPr>
          <w:ilvl w:val="1"/>
          <w:numId w:val="27"/>
        </w:numPr>
      </w:pPr>
      <w:r>
        <w:t xml:space="preserve">Ce statut regroupe toutes les personnes physiques qui ne sont pas des étudiants de la formation initiale </w:t>
      </w:r>
    </w:p>
    <w:p w:rsidR="002D251F" w:rsidRDefault="002D251F" w:rsidP="00A437C2">
      <w:pPr>
        <w:pStyle w:val="Paragraphedeliste"/>
        <w:numPr>
          <w:ilvl w:val="1"/>
          <w:numId w:val="27"/>
        </w:numPr>
      </w:pPr>
      <w:r>
        <w:t xml:space="preserve">Que ces personnes soient des prospects ou des clients </w:t>
      </w:r>
    </w:p>
    <w:p w:rsidR="00CF5CC9" w:rsidRPr="00CF5CC9" w:rsidRDefault="00CF5CC9" w:rsidP="00CF5CC9">
      <w:pPr>
        <w:pStyle w:val="Paragraphedeliste"/>
      </w:pPr>
    </w:p>
    <w:p w:rsidR="00CF5CC9" w:rsidRPr="00CF5CC9" w:rsidRDefault="002D251F" w:rsidP="00CF5CC9">
      <w:r>
        <w:rPr>
          <w:noProof/>
          <w:lang w:eastAsia="fr-FR"/>
        </w:rPr>
        <w:drawing>
          <wp:anchor distT="0" distB="0" distL="114300" distR="114300" simplePos="0" relativeHeight="251826688" behindDoc="1" locked="0" layoutInCell="1" allowOverlap="1" wp14:anchorId="1457B798" wp14:editId="042B0AE7">
            <wp:simplePos x="0" y="0"/>
            <wp:positionH relativeFrom="margin">
              <wp:align>right</wp:align>
            </wp:positionH>
            <wp:positionV relativeFrom="paragraph">
              <wp:posOffset>193040</wp:posOffset>
            </wp:positionV>
            <wp:extent cx="5934075" cy="1371600"/>
            <wp:effectExtent l="0" t="0" r="9525" b="0"/>
            <wp:wrapTight wrapText="bothSides">
              <wp:wrapPolygon edited="0">
                <wp:start x="0" y="0"/>
                <wp:lineTo x="0" y="21300"/>
                <wp:lineTo x="21565" y="21300"/>
                <wp:lineTo x="21565" y="0"/>
                <wp:lineTo x="0" y="0"/>
              </wp:wrapPolygon>
            </wp:wrapTight>
            <wp:docPr id="10280" name="Image 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371600"/>
                    </a:xfrm>
                    <a:prstGeom prst="rect">
                      <a:avLst/>
                    </a:prstGeom>
                    <a:noFill/>
                    <a:ln>
                      <a:noFill/>
                    </a:ln>
                  </pic:spPr>
                </pic:pic>
              </a:graphicData>
            </a:graphic>
          </wp:anchor>
        </w:drawing>
      </w:r>
    </w:p>
    <w:p w:rsidR="00B45BC9" w:rsidRPr="001877F5" w:rsidRDefault="00B45BC9" w:rsidP="00B45BC9">
      <w:pPr>
        <w:pStyle w:val="Titre3"/>
        <w:rPr>
          <w:color w:val="C00000"/>
        </w:rPr>
      </w:pPr>
      <w:bookmarkStart w:id="122" w:name="_Toc402791493"/>
      <w:r w:rsidRPr="001877F5">
        <w:rPr>
          <w:color w:val="C00000"/>
        </w:rPr>
        <w:t xml:space="preserve">Création </w:t>
      </w:r>
      <w:r w:rsidR="001D1120">
        <w:rPr>
          <w:color w:val="C00000"/>
        </w:rPr>
        <w:t xml:space="preserve">manuelle </w:t>
      </w:r>
      <w:r w:rsidRPr="001877F5">
        <w:rPr>
          <w:color w:val="C00000"/>
        </w:rPr>
        <w:t>d’un nouveau contact</w:t>
      </w:r>
      <w:bookmarkEnd w:id="119"/>
      <w:bookmarkEnd w:id="120"/>
      <w:bookmarkEnd w:id="122"/>
      <w:r w:rsidRPr="001877F5">
        <w:rPr>
          <w:color w:val="C00000"/>
        </w:rPr>
        <w:t xml:space="preserve">  </w:t>
      </w:r>
    </w:p>
    <w:p w:rsidR="00C420FC" w:rsidRDefault="00C420FC" w:rsidP="00C420FC">
      <w:pPr>
        <w:autoSpaceDE w:val="0"/>
        <w:autoSpaceDN w:val="0"/>
        <w:adjustRightInd w:val="0"/>
        <w:spacing w:after="0" w:line="240" w:lineRule="auto"/>
        <w:jc w:val="both"/>
        <w:rPr>
          <w:rFonts w:cs="Calibri"/>
        </w:rPr>
      </w:pPr>
      <w:r>
        <w:rPr>
          <w:rFonts w:cs="Calibri"/>
        </w:rPr>
        <w:t xml:space="preserve">La création d’un contact se fait via la liste associée « contact » présente dans le compte. </w:t>
      </w:r>
    </w:p>
    <w:p w:rsidR="00B45BC9" w:rsidRDefault="00C420FC" w:rsidP="00C420FC">
      <w:pPr>
        <w:autoSpaceDE w:val="0"/>
        <w:autoSpaceDN w:val="0"/>
        <w:adjustRightInd w:val="0"/>
        <w:spacing w:after="0" w:line="240" w:lineRule="auto"/>
        <w:jc w:val="both"/>
        <w:rPr>
          <w:rFonts w:cs="Calibri"/>
        </w:rPr>
      </w:pPr>
      <w:r>
        <w:rPr>
          <w:rFonts w:cs="Calibri"/>
        </w:rPr>
        <w:t>Pour créer un nouveau contact via un compte</w:t>
      </w:r>
      <w:r w:rsidR="00B45BC9">
        <w:rPr>
          <w:rFonts w:cs="Calibri"/>
        </w:rPr>
        <w:t>, cliquer sur le bouton « Nouveau Contact »</w:t>
      </w:r>
      <w:r w:rsidR="001C7E2E">
        <w:rPr>
          <w:rFonts w:cs="Calibri"/>
        </w:rPr>
        <w:t xml:space="preserve"> dans la liste associée « Contacts »</w:t>
      </w:r>
      <w:r w:rsidR="00B45BC9">
        <w:rPr>
          <w:rFonts w:cs="Calibri"/>
        </w:rPr>
        <w:t>. Il est recommandé de toujours partir d’un compte pour créer un nouveau contact, afin d’affecter sans erreur le contact au bon compte.</w:t>
      </w:r>
    </w:p>
    <w:p w:rsidR="00B45BC9" w:rsidRDefault="00B45BC9" w:rsidP="00B45BC9">
      <w:pPr>
        <w:autoSpaceDE w:val="0"/>
        <w:autoSpaceDN w:val="0"/>
        <w:adjustRightInd w:val="0"/>
        <w:spacing w:after="0" w:line="240" w:lineRule="auto"/>
        <w:rPr>
          <w:rFonts w:cs="Calibri"/>
        </w:rPr>
      </w:pPr>
    </w:p>
    <w:p w:rsidR="00B45BC9" w:rsidRDefault="004427EF" w:rsidP="00DE1604">
      <w:pPr>
        <w:autoSpaceDE w:val="0"/>
        <w:autoSpaceDN w:val="0"/>
        <w:adjustRightInd w:val="0"/>
        <w:spacing w:after="0" w:line="240" w:lineRule="auto"/>
        <w:jc w:val="center"/>
        <w:rPr>
          <w:rFonts w:cs="Calibri"/>
        </w:rPr>
      </w:pPr>
      <w:r>
        <w:rPr>
          <w:noProof/>
          <w:lang w:eastAsia="fr-FR"/>
        </w:rPr>
        <w:lastRenderedPageBreak/>
        <mc:AlternateContent>
          <mc:Choice Requires="wps">
            <w:drawing>
              <wp:anchor distT="0" distB="0" distL="114300" distR="114300" simplePos="0" relativeHeight="251596288" behindDoc="0" locked="0" layoutInCell="1" allowOverlap="1">
                <wp:simplePos x="0" y="0"/>
                <wp:positionH relativeFrom="column">
                  <wp:posOffset>1823085</wp:posOffset>
                </wp:positionH>
                <wp:positionV relativeFrom="paragraph">
                  <wp:posOffset>66675</wp:posOffset>
                </wp:positionV>
                <wp:extent cx="563245" cy="124460"/>
                <wp:effectExtent l="0" t="0" r="27305" b="27940"/>
                <wp:wrapNone/>
                <wp:docPr id="393" name="Rectangle à coins arrondis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124460"/>
                        </a:xfrm>
                        <a:prstGeom prst="roundRect">
                          <a:avLst>
                            <a:gd name="adj" fmla="val 16667"/>
                          </a:avLst>
                        </a:prstGeom>
                        <a:noFill/>
                        <a:ln w="19050" cmpd="sng">
                          <a:solidFill>
                            <a:srgbClr val="C00000"/>
                          </a:solidFill>
                          <a:round/>
                          <a:headEnd type="none" w="med" len="med"/>
                          <a:tailEnd type="none" w="med" len="med"/>
                        </a:ln>
                        <a:extLst>
                          <a:ext uri="{909E8E84-426E-40dd-AFC4-6F175D3DCCD1}"/>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5C6242" id="Rectangle à coins arrondis 393" o:spid="_x0000_s1026" style="position:absolute;margin-left:143.55pt;margin-top:5.25pt;width:44.35pt;height:9.8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" filled="f" strokecolor="#c00000" strokeweight="1.5pt"/>
            </w:pict>
          </mc:Fallback>
        </mc:AlternateContent>
      </w:r>
      <w:r w:rsidR="00B45BC9" w:rsidRPr="00BF1B10">
        <w:rPr>
          <w:noProof/>
          <w:lang w:eastAsia="fr-FR"/>
        </w:rPr>
        <w:drawing>
          <wp:inline distT="0" distB="0" distL="0" distR="0" wp14:anchorId="19085ED1" wp14:editId="712A385D">
            <wp:extent cx="5756910" cy="453390"/>
            <wp:effectExtent l="0" t="0" r="0" b="381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453390"/>
                    </a:xfrm>
                    <a:prstGeom prst="rect">
                      <a:avLst/>
                    </a:prstGeom>
                    <a:noFill/>
                    <a:ln>
                      <a:noFill/>
                    </a:ln>
                  </pic:spPr>
                </pic:pic>
              </a:graphicData>
            </a:graphic>
          </wp:inline>
        </w:drawing>
      </w:r>
    </w:p>
    <w:p w:rsidR="001877F5" w:rsidRPr="001877F5" w:rsidRDefault="001877F5" w:rsidP="001877F5">
      <w:pPr>
        <w:autoSpaceDE w:val="0"/>
        <w:autoSpaceDN w:val="0"/>
        <w:adjustRightInd w:val="0"/>
        <w:spacing w:after="0" w:line="240" w:lineRule="auto"/>
        <w:rPr>
          <w:rFonts w:cs="Calibri"/>
        </w:rPr>
      </w:pPr>
    </w:p>
    <w:p w:rsidR="001877F5" w:rsidRDefault="005E7BDF" w:rsidP="00B45BC9">
      <w:pPr>
        <w:rPr>
          <w:noProof/>
          <w:lang w:eastAsia="fr-FR"/>
        </w:rPr>
      </w:pPr>
      <w:r>
        <w:rPr>
          <w:noProof/>
          <w:lang w:eastAsia="fr-FR"/>
        </w:rPr>
        <w:t>L</w:t>
      </w:r>
      <w:r w:rsidR="00B45BC9">
        <w:rPr>
          <w:noProof/>
          <w:lang w:eastAsia="fr-FR"/>
        </w:rPr>
        <w:t>’écran suivant apparait</w:t>
      </w:r>
      <w:r w:rsidR="00CF5CC9">
        <w:rPr>
          <w:noProof/>
          <w:lang w:eastAsia="fr-FR"/>
        </w:rPr>
        <w:t xml:space="preserve"> qui permet de choisir le type d’enregistrement</w:t>
      </w:r>
      <w:r w:rsidR="00B45BC9">
        <w:rPr>
          <w:noProof/>
          <w:lang w:eastAsia="fr-FR"/>
        </w:rPr>
        <w:t xml:space="preserve"> : </w:t>
      </w:r>
    </w:p>
    <w:p w:rsidR="00CF5CC9" w:rsidRDefault="00CF5CC9" w:rsidP="00B45BC9">
      <w:pPr>
        <w:rPr>
          <w:noProof/>
          <w:lang w:eastAsia="fr-FR"/>
        </w:rPr>
      </w:pPr>
      <w:r>
        <w:rPr>
          <w:noProof/>
          <w:lang w:eastAsia="fr-FR"/>
        </w:rPr>
        <w:drawing>
          <wp:inline distT="0" distB="0" distL="0" distR="0">
            <wp:extent cx="5934075" cy="1371600"/>
            <wp:effectExtent l="0" t="0" r="9525" b="0"/>
            <wp:docPr id="10294" name="Image 1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371600"/>
                    </a:xfrm>
                    <a:prstGeom prst="rect">
                      <a:avLst/>
                    </a:prstGeom>
                    <a:noFill/>
                    <a:ln>
                      <a:noFill/>
                    </a:ln>
                  </pic:spPr>
                </pic:pic>
              </a:graphicData>
            </a:graphic>
          </wp:inline>
        </w:drawing>
      </w:r>
    </w:p>
    <w:p w:rsidR="00CF5CC9" w:rsidRDefault="00CF5CC9" w:rsidP="00B45BC9">
      <w:pPr>
        <w:rPr>
          <w:b/>
          <w:noProof/>
          <w:u w:val="single"/>
          <w:lang w:eastAsia="fr-FR"/>
        </w:rPr>
      </w:pPr>
    </w:p>
    <w:p w:rsidR="00C420FC" w:rsidRPr="00C420FC" w:rsidRDefault="0044003D" w:rsidP="00B45BC9">
      <w:pPr>
        <w:rPr>
          <w:b/>
          <w:noProof/>
          <w:u w:val="single"/>
          <w:lang w:eastAsia="fr-FR"/>
        </w:rPr>
      </w:pPr>
      <w:r>
        <w:rPr>
          <w:noProof/>
          <w:lang w:eastAsia="fr-FR"/>
        </w:rPr>
        <w:drawing>
          <wp:anchor distT="0" distB="0" distL="114300" distR="114300" simplePos="0" relativeHeight="251827712" behindDoc="1" locked="0" layoutInCell="1" allowOverlap="1" wp14:anchorId="26A11F1B" wp14:editId="0E33255B">
            <wp:simplePos x="0" y="0"/>
            <wp:positionH relativeFrom="margin">
              <wp:posOffset>-3175</wp:posOffset>
            </wp:positionH>
            <wp:positionV relativeFrom="paragraph">
              <wp:posOffset>400685</wp:posOffset>
            </wp:positionV>
            <wp:extent cx="5940425" cy="1106170"/>
            <wp:effectExtent l="0" t="0" r="3175" b="0"/>
            <wp:wrapTight wrapText="bothSides">
              <wp:wrapPolygon edited="0">
                <wp:start x="0" y="0"/>
                <wp:lineTo x="0" y="21203"/>
                <wp:lineTo x="21542" y="21203"/>
                <wp:lineTo x="21542"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106170"/>
                    </a:xfrm>
                    <a:prstGeom prst="rect">
                      <a:avLst/>
                    </a:prstGeom>
                  </pic:spPr>
                </pic:pic>
              </a:graphicData>
            </a:graphic>
          </wp:anchor>
        </w:drawing>
      </w:r>
      <w:r w:rsidR="00D15E79">
        <w:rPr>
          <w:noProof/>
          <w:lang w:eastAsia="fr-FR"/>
        </w:rPr>
        <w:t xml:space="preserve"> </w:t>
      </w:r>
      <w:r w:rsidR="00C420FC" w:rsidRPr="00C420FC">
        <w:rPr>
          <w:b/>
          <w:noProof/>
          <w:u w:val="single"/>
          <w:lang w:eastAsia="fr-FR"/>
        </w:rPr>
        <w:t xml:space="preserve">Section informations sur le contact : </w:t>
      </w:r>
    </w:p>
    <w:p w:rsidR="001877F5" w:rsidRDefault="001877F5" w:rsidP="005263B2">
      <w:pPr>
        <w:ind w:left="-993"/>
        <w:jc w:val="center"/>
        <w:rPr>
          <w:noProof/>
          <w:lang w:eastAsia="fr-FR"/>
        </w:rPr>
      </w:pPr>
    </w:p>
    <w:p w:rsidR="00392D1D" w:rsidRPr="00392D1D" w:rsidRDefault="00125EB6" w:rsidP="00A437C2">
      <w:pPr>
        <w:pStyle w:val="Paragraphedeliste"/>
        <w:numPr>
          <w:ilvl w:val="0"/>
          <w:numId w:val="21"/>
        </w:numPr>
        <w:rPr>
          <w:b/>
          <w:noProof/>
          <w:lang w:eastAsia="fr-FR"/>
        </w:rPr>
      </w:pPr>
      <w:r w:rsidRPr="00392D1D">
        <w:rPr>
          <w:b/>
          <w:noProof/>
          <w:lang w:eastAsia="fr-FR"/>
        </w:rPr>
        <w:t>Prénom</w:t>
      </w:r>
      <w:r w:rsidR="009513EB" w:rsidRPr="00392D1D">
        <w:rPr>
          <w:b/>
          <w:noProof/>
          <w:lang w:eastAsia="fr-FR"/>
        </w:rPr>
        <w:t xml:space="preserve"> : </w:t>
      </w:r>
      <w:r w:rsidR="009513EB">
        <w:t>champ à renseigner par l’utilisateur</w:t>
      </w:r>
      <w:r w:rsidR="006A3DEC">
        <w:t xml:space="preserve"> </w:t>
      </w:r>
    </w:p>
    <w:p w:rsidR="00125EB6" w:rsidRPr="00D15E79" w:rsidRDefault="00125EB6" w:rsidP="00A437C2">
      <w:pPr>
        <w:pStyle w:val="Paragraphedeliste"/>
        <w:numPr>
          <w:ilvl w:val="0"/>
          <w:numId w:val="21"/>
        </w:numPr>
        <w:rPr>
          <w:b/>
          <w:noProof/>
          <w:lang w:eastAsia="fr-FR"/>
        </w:rPr>
      </w:pPr>
      <w:r w:rsidRPr="00125EB6">
        <w:rPr>
          <w:b/>
          <w:noProof/>
          <w:lang w:eastAsia="fr-FR"/>
        </w:rPr>
        <w:t>Nom</w:t>
      </w:r>
      <w:r w:rsidR="009513EB">
        <w:rPr>
          <w:b/>
          <w:noProof/>
          <w:lang w:eastAsia="fr-FR"/>
        </w:rPr>
        <w:t xml:space="preserve"> : </w:t>
      </w:r>
      <w:r w:rsidR="009513EB">
        <w:t xml:space="preserve">champ à renseigner par l’utilisateur. Ce champ est obligatoire. </w:t>
      </w:r>
    </w:p>
    <w:p w:rsidR="00D15E79" w:rsidRPr="00125EB6" w:rsidRDefault="00D15E79" w:rsidP="00A437C2">
      <w:pPr>
        <w:pStyle w:val="Paragraphedeliste"/>
        <w:numPr>
          <w:ilvl w:val="0"/>
          <w:numId w:val="21"/>
        </w:numPr>
        <w:rPr>
          <w:b/>
          <w:noProof/>
          <w:lang w:eastAsia="fr-FR"/>
        </w:rPr>
      </w:pPr>
      <w:r>
        <w:rPr>
          <w:b/>
          <w:noProof/>
          <w:lang w:eastAsia="fr-FR"/>
        </w:rPr>
        <w:t xml:space="preserve">Nom de jeune fille : </w:t>
      </w:r>
      <w:r>
        <w:t>champ à renseigner par l’utilisateur</w:t>
      </w:r>
    </w:p>
    <w:p w:rsidR="00125EB6" w:rsidRPr="00125EB6" w:rsidRDefault="00D15E79" w:rsidP="00A437C2">
      <w:pPr>
        <w:pStyle w:val="Paragraphedeliste"/>
        <w:numPr>
          <w:ilvl w:val="0"/>
          <w:numId w:val="21"/>
        </w:numPr>
        <w:rPr>
          <w:b/>
          <w:noProof/>
          <w:lang w:eastAsia="fr-FR"/>
        </w:rPr>
      </w:pPr>
      <w:r>
        <w:rPr>
          <w:b/>
          <w:noProof/>
          <w:lang w:eastAsia="fr-FR"/>
        </w:rPr>
        <w:t>Date de naissance, lieu de naissance</w:t>
      </w:r>
      <w:r w:rsidR="009513EB">
        <w:rPr>
          <w:b/>
          <w:noProof/>
          <w:lang w:eastAsia="fr-FR"/>
        </w:rPr>
        <w:t> </w:t>
      </w:r>
      <w:r>
        <w:rPr>
          <w:b/>
          <w:noProof/>
          <w:lang w:eastAsia="fr-FR"/>
        </w:rPr>
        <w:t xml:space="preserve">et Particule </w:t>
      </w:r>
      <w:r w:rsidR="009513EB">
        <w:rPr>
          <w:b/>
          <w:noProof/>
          <w:lang w:eastAsia="fr-FR"/>
        </w:rPr>
        <w:t xml:space="preserve">: </w:t>
      </w:r>
      <w:r w:rsidR="009513EB">
        <w:t>champ</w:t>
      </w:r>
      <w:r>
        <w:t>s</w:t>
      </w:r>
      <w:r w:rsidR="009513EB">
        <w:t xml:space="preserve"> à renseigner par l’utilisateur</w:t>
      </w:r>
    </w:p>
    <w:p w:rsidR="00125EB6" w:rsidRPr="00125EB6" w:rsidRDefault="00D15E79" w:rsidP="00A437C2">
      <w:pPr>
        <w:pStyle w:val="Paragraphedeliste"/>
        <w:numPr>
          <w:ilvl w:val="0"/>
          <w:numId w:val="21"/>
        </w:numPr>
        <w:rPr>
          <w:b/>
          <w:noProof/>
          <w:lang w:eastAsia="fr-FR"/>
        </w:rPr>
      </w:pPr>
      <w:r>
        <w:rPr>
          <w:b/>
          <w:noProof/>
          <w:lang w:eastAsia="fr-FR"/>
        </w:rPr>
        <w:t>Nationalité</w:t>
      </w:r>
      <w:r w:rsidR="009513EB">
        <w:rPr>
          <w:b/>
          <w:noProof/>
          <w:lang w:eastAsia="fr-FR"/>
        </w:rPr>
        <w:t xml:space="preserve"> : </w:t>
      </w:r>
      <w:r w:rsidR="009513EB">
        <w:t>champ à renseigner par l’utilisateur</w:t>
      </w:r>
      <w:r>
        <w:t>, un champ de type recherche, il suffit de cliquer sur la loupe et saisir le nom du pays cherché et sélectionner une valeur dans la liste des résultats.</w:t>
      </w:r>
    </w:p>
    <w:p w:rsidR="00125EB6" w:rsidRPr="0044003D" w:rsidRDefault="00D15E79" w:rsidP="00A437C2">
      <w:pPr>
        <w:pStyle w:val="Paragraphedeliste"/>
        <w:numPr>
          <w:ilvl w:val="0"/>
          <w:numId w:val="21"/>
        </w:numPr>
        <w:rPr>
          <w:b/>
          <w:noProof/>
          <w:lang w:eastAsia="fr-FR"/>
        </w:rPr>
      </w:pPr>
      <w:r>
        <w:rPr>
          <w:b/>
          <w:noProof/>
          <w:lang w:eastAsia="fr-FR"/>
        </w:rPr>
        <w:t>Diplômé, décédé et Ne pas appeler</w:t>
      </w:r>
      <w:r w:rsidR="009513EB">
        <w:rPr>
          <w:b/>
          <w:noProof/>
          <w:lang w:eastAsia="fr-FR"/>
        </w:rPr>
        <w:t xml:space="preserve"> : </w:t>
      </w:r>
      <w:r w:rsidR="009513EB">
        <w:t>champ</w:t>
      </w:r>
      <w:r>
        <w:t xml:space="preserve">s de type case </w:t>
      </w:r>
      <w:r w:rsidR="009513EB">
        <w:t xml:space="preserve"> à</w:t>
      </w:r>
      <w:r>
        <w:t xml:space="preserve"> coche</w:t>
      </w:r>
      <w:r w:rsidR="009513EB">
        <w:t>r</w:t>
      </w:r>
      <w:r>
        <w:t xml:space="preserve"> à renseigner</w:t>
      </w:r>
      <w:r w:rsidR="009513EB">
        <w:t xml:space="preserve"> par l’utilisateur</w:t>
      </w:r>
    </w:p>
    <w:p w:rsidR="0044003D" w:rsidRDefault="009A1E16">
      <w:pPr>
        <w:pStyle w:val="Important"/>
        <w:numPr>
          <w:ilvl w:val="0"/>
          <w:numId w:val="21"/>
        </w:numPr>
        <w:jc w:val="both"/>
        <w:rPr>
          <w:b/>
          <w:noProof/>
          <w:lang w:eastAsia="fr-FR"/>
        </w:rPr>
        <w:pPrChange w:id="123" w:author="Hicham Mohamed Tabbak" w:date="2014-10-24T15:37:00Z">
          <w:pPr/>
        </w:pPrChange>
      </w:pPr>
      <w:ins w:id="124" w:author="Hicham Mohamed Tabbak" w:date="2014-10-24T15:36:00Z">
        <w:r>
          <w:rPr>
            <w:noProof/>
            <w:lang w:eastAsia="fr-FR"/>
          </w:rPr>
          <w:drawing>
            <wp:inline distT="0" distB="0" distL="0" distR="0" wp14:anchorId="7D75C7FB" wp14:editId="2A85F127">
              <wp:extent cx="180975" cy="114300"/>
              <wp:effectExtent l="0" t="0" r="9525" b="0"/>
              <wp:docPr id="39" name="Image 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porta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795D51">
          <w:rPr>
            <w:b/>
            <w:bCs/>
            <w:color w:val="FF0000"/>
          </w:rPr>
          <w:t>Important</w:t>
        </w:r>
        <w:r>
          <w:t xml:space="preserve"> : </w:t>
        </w:r>
        <w:r w:rsidR="008F0640">
          <w:t>C</w:t>
        </w:r>
        <w:r>
          <w:t xml:space="preserve">ontact </w:t>
        </w:r>
        <w:r w:rsidR="008F0640">
          <w:t xml:space="preserve">contient trois pages </w:t>
        </w:r>
        <w:proofErr w:type="spellStart"/>
        <w:r w:rsidR="008F0640">
          <w:t>layout</w:t>
        </w:r>
        <w:proofErr w:type="spellEnd"/>
        <w:r w:rsidR="008F0640">
          <w:t xml:space="preserve"> différent</w:t>
        </w:r>
      </w:ins>
      <w:ins w:id="125" w:author="Hicham Mohamed Tabbak" w:date="2014-10-24T15:37:00Z">
        <w:r w:rsidR="008F0640">
          <w:t>e</w:t>
        </w:r>
      </w:ins>
      <w:ins w:id="126" w:author="Hicham Mohamed Tabbak" w:date="2014-10-24T15:36:00Z">
        <w:r w:rsidR="008F0640">
          <w:t xml:space="preserve">s, les captures d’écran proposées ici </w:t>
        </w:r>
      </w:ins>
      <w:ins w:id="127" w:author="Hicham Mohamed Tabbak" w:date="2014-10-24T15:37:00Z">
        <w:r w:rsidR="008F0640">
          <w:t>concernent</w:t>
        </w:r>
      </w:ins>
      <w:ins w:id="128" w:author="Hicham Mohamed Tabbak" w:date="2014-10-24T15:36:00Z">
        <w:r w:rsidR="008F0640">
          <w:t xml:space="preserve"> la page</w:t>
        </w:r>
      </w:ins>
      <w:ins w:id="129" w:author="Hicham Mohamed Tabbak" w:date="2014-10-24T15:37:00Z">
        <w:r w:rsidR="008F0640">
          <w:t xml:space="preserve"> la plus complète</w:t>
        </w:r>
      </w:ins>
      <w:ins w:id="130" w:author="Hicham Mohamed Tabbak" w:date="2014-10-24T15:36:00Z">
        <w:r w:rsidR="008F0640">
          <w:t xml:space="preserve"> </w:t>
        </w:r>
      </w:ins>
      <w:ins w:id="131" w:author="Hicham Mohamed Tabbak" w:date="2014-10-24T15:37:00Z">
        <w:r w:rsidR="008F0640">
          <w:t>« Professionnel ».</w:t>
        </w:r>
        <w:r w:rsidR="008F0640">
          <w:rPr>
            <w:b/>
            <w:noProof/>
            <w:lang w:eastAsia="fr-FR"/>
          </w:rPr>
          <w:t xml:space="preserve"> </w:t>
        </w:r>
      </w:ins>
    </w:p>
    <w:p w:rsidR="0044003D" w:rsidRPr="0044003D" w:rsidRDefault="0044003D" w:rsidP="0044003D">
      <w:pPr>
        <w:rPr>
          <w:b/>
          <w:noProof/>
          <w:lang w:eastAsia="fr-FR"/>
        </w:rPr>
      </w:pPr>
    </w:p>
    <w:p w:rsidR="0044003D" w:rsidRDefault="0044003D" w:rsidP="0044003D">
      <w:pPr>
        <w:rPr>
          <w:b/>
          <w:noProof/>
          <w:u w:val="single"/>
          <w:lang w:eastAsia="fr-FR"/>
        </w:rPr>
      </w:pPr>
      <w:r w:rsidRPr="00C420FC">
        <w:rPr>
          <w:b/>
          <w:noProof/>
          <w:u w:val="single"/>
          <w:lang w:eastAsia="fr-FR"/>
        </w:rPr>
        <w:t xml:space="preserve">Section </w:t>
      </w:r>
      <w:r>
        <w:rPr>
          <w:b/>
          <w:noProof/>
          <w:u w:val="single"/>
          <w:lang w:eastAsia="fr-FR"/>
        </w:rPr>
        <w:t>Poste principal</w:t>
      </w:r>
      <w:r w:rsidRPr="00C420FC">
        <w:rPr>
          <w:b/>
          <w:noProof/>
          <w:u w:val="single"/>
          <w:lang w:eastAsia="fr-FR"/>
        </w:rPr>
        <w:t> :</w:t>
      </w:r>
    </w:p>
    <w:p w:rsidR="0044003D" w:rsidRPr="00C420FC" w:rsidRDefault="008F0640" w:rsidP="0044003D">
      <w:pPr>
        <w:rPr>
          <w:b/>
          <w:noProof/>
          <w:u w:val="single"/>
          <w:lang w:eastAsia="fr-FR"/>
        </w:rPr>
      </w:pPr>
      <w:ins w:id="132" w:author="Hicham Mohamed Tabbak" w:date="2014-10-24T15:38:00Z">
        <w:r>
          <w:rPr>
            <w:noProof/>
            <w:lang w:eastAsia="fr-FR"/>
          </w:rPr>
          <w:lastRenderedPageBreak/>
          <w:drawing>
            <wp:inline distT="0" distB="0" distL="0" distR="0" wp14:anchorId="06C54A4E" wp14:editId="59DF5CB7">
              <wp:extent cx="5940425" cy="1435735"/>
              <wp:effectExtent l="0" t="0" r="317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435735"/>
                      </a:xfrm>
                      <a:prstGeom prst="rect">
                        <a:avLst/>
                      </a:prstGeom>
                    </pic:spPr>
                  </pic:pic>
                </a:graphicData>
              </a:graphic>
            </wp:inline>
          </w:drawing>
        </w:r>
      </w:ins>
      <w:del w:id="133" w:author="Hicham Mohamed Tabbak" w:date="2014-10-24T15:38:00Z">
        <w:r w:rsidR="0044003D" w:rsidDel="008F0640">
          <w:rPr>
            <w:noProof/>
            <w:lang w:eastAsia="fr-FR"/>
          </w:rPr>
          <w:drawing>
            <wp:inline distT="0" distB="0" distL="0" distR="0" wp14:anchorId="0F5D7541" wp14:editId="0F67FEAE">
              <wp:extent cx="5940425" cy="1256030"/>
              <wp:effectExtent l="0" t="0" r="3175" b="127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256030"/>
                      </a:xfrm>
                      <a:prstGeom prst="rect">
                        <a:avLst/>
                      </a:prstGeom>
                    </pic:spPr>
                  </pic:pic>
                </a:graphicData>
              </a:graphic>
            </wp:inline>
          </w:drawing>
        </w:r>
      </w:del>
      <w:r w:rsidR="0044003D" w:rsidRPr="00C420FC">
        <w:rPr>
          <w:b/>
          <w:noProof/>
          <w:u w:val="single"/>
          <w:lang w:eastAsia="fr-FR"/>
        </w:rPr>
        <w:t xml:space="preserve"> </w:t>
      </w:r>
    </w:p>
    <w:p w:rsidR="009513EB" w:rsidRPr="00125EB6" w:rsidRDefault="009513EB" w:rsidP="009513EB">
      <w:pPr>
        <w:pStyle w:val="Paragraphedeliste"/>
        <w:rPr>
          <w:b/>
          <w:noProof/>
          <w:lang w:eastAsia="fr-FR"/>
        </w:rPr>
      </w:pPr>
    </w:p>
    <w:p w:rsidR="009513EB" w:rsidRPr="009513EB" w:rsidRDefault="004427EF" w:rsidP="001C7E2E">
      <w:pPr>
        <w:pStyle w:val="Important"/>
        <w:jc w:val="both"/>
      </w:pPr>
      <w:r>
        <w:rPr>
          <w:noProof/>
          <w:lang w:eastAsia="fr-FR"/>
        </w:rPr>
        <w:drawing>
          <wp:inline distT="0" distB="0" distL="0" distR="0">
            <wp:extent cx="180975" cy="114300"/>
            <wp:effectExtent l="0" t="0" r="9525" b="0"/>
            <wp:docPr id="11" name="Image 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porta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E94B77" w:rsidRPr="00795D51">
        <w:rPr>
          <w:b/>
          <w:bCs/>
          <w:color w:val="FF0000"/>
        </w:rPr>
        <w:t>Important</w:t>
      </w:r>
      <w:r w:rsidR="00E94B77">
        <w:t> : Un contact ne peut être rattaché qu’à un seul compte</w:t>
      </w:r>
      <w:r w:rsidR="00D15E79">
        <w:t xml:space="preserve"> principal</w:t>
      </w:r>
      <w:r w:rsidR="00E94B77">
        <w:t xml:space="preserve">. Si ce contact possède </w:t>
      </w:r>
      <w:r w:rsidR="00D15E79">
        <w:t xml:space="preserve">un autre poste avec d’autres </w:t>
      </w:r>
      <w:r w:rsidR="00E94B77">
        <w:t>compte</w:t>
      </w:r>
      <w:r w:rsidR="00D15E79">
        <w:t>s</w:t>
      </w:r>
      <w:r w:rsidR="00E94B77">
        <w:t>, il faudra utiliser la liste associée « </w:t>
      </w:r>
      <w:r w:rsidR="00D15E79">
        <w:t>postes supplémentaires</w:t>
      </w:r>
      <w:r w:rsidR="00E94B77">
        <w:t> ».  Cette liste associée se trouve dans cha</w:t>
      </w:r>
      <w:r w:rsidR="009513EB">
        <w:t>que fiche de compte et contact.</w:t>
      </w:r>
    </w:p>
    <w:p w:rsidR="009513EB" w:rsidRDefault="009513EB" w:rsidP="00C420FC">
      <w:pPr>
        <w:rPr>
          <w:ins w:id="134" w:author="Hicham Mohamed Tabbak" w:date="2014-10-24T15:39:00Z"/>
          <w:b/>
          <w:noProof/>
          <w:u w:val="single"/>
          <w:lang w:eastAsia="fr-FR"/>
        </w:rPr>
      </w:pPr>
    </w:p>
    <w:p w:rsidR="008F0640" w:rsidRDefault="008F0640" w:rsidP="00C420FC">
      <w:pPr>
        <w:rPr>
          <w:ins w:id="135" w:author="Hicham Mohamed Tabbak" w:date="2014-10-24T15:39:00Z"/>
          <w:b/>
          <w:noProof/>
          <w:u w:val="single"/>
          <w:lang w:eastAsia="fr-FR"/>
        </w:rPr>
      </w:pPr>
      <w:ins w:id="136" w:author="Hicham Mohamed Tabbak" w:date="2014-10-24T15:39:00Z">
        <w:r>
          <w:rPr>
            <w:b/>
            <w:noProof/>
            <w:u w:val="single"/>
            <w:lang w:eastAsia="fr-FR"/>
          </w:rPr>
          <w:t>Poste principal :</w:t>
        </w:r>
      </w:ins>
    </w:p>
    <w:p w:rsidR="008F0640" w:rsidRDefault="008F0640" w:rsidP="00C420FC">
      <w:pPr>
        <w:rPr>
          <w:ins w:id="137" w:author="Hicham Mohamed Tabbak" w:date="2014-10-24T15:39:00Z"/>
          <w:b/>
          <w:noProof/>
          <w:u w:val="single"/>
          <w:lang w:eastAsia="fr-FR"/>
        </w:rPr>
      </w:pPr>
      <w:ins w:id="138" w:author="Hicham Mohamed Tabbak" w:date="2014-10-24T15:39:00Z">
        <w:r>
          <w:rPr>
            <w:noProof/>
            <w:lang w:eastAsia="fr-FR"/>
          </w:rPr>
          <w:drawing>
            <wp:inline distT="0" distB="0" distL="0" distR="0" wp14:anchorId="650B747F" wp14:editId="43DFAE76">
              <wp:extent cx="5940425" cy="1128395"/>
              <wp:effectExtent l="0" t="0" r="317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128395"/>
                      </a:xfrm>
                      <a:prstGeom prst="rect">
                        <a:avLst/>
                      </a:prstGeom>
                    </pic:spPr>
                  </pic:pic>
                </a:graphicData>
              </a:graphic>
            </wp:inline>
          </w:drawing>
        </w:r>
      </w:ins>
    </w:p>
    <w:p w:rsidR="008F0640" w:rsidRDefault="008F0640" w:rsidP="00C420FC">
      <w:pPr>
        <w:rPr>
          <w:b/>
          <w:noProof/>
          <w:u w:val="single"/>
          <w:lang w:eastAsia="fr-FR"/>
        </w:rPr>
      </w:pPr>
    </w:p>
    <w:p w:rsidR="0044003D" w:rsidRPr="0044003D" w:rsidRDefault="0044003D" w:rsidP="0044003D">
      <w:pPr>
        <w:rPr>
          <w:b/>
          <w:noProof/>
          <w:u w:val="single"/>
          <w:lang w:eastAsia="fr-FR"/>
        </w:rPr>
      </w:pPr>
      <w:r w:rsidRPr="0044003D">
        <w:rPr>
          <w:b/>
          <w:noProof/>
          <w:u w:val="single"/>
          <w:lang w:eastAsia="fr-FR"/>
        </w:rPr>
        <w:t>Sections Coordonnées Personnelles et de repli :</w:t>
      </w:r>
    </w:p>
    <w:p w:rsidR="0044003D" w:rsidRDefault="0044003D" w:rsidP="00B45BC9">
      <w:pPr>
        <w:jc w:val="center"/>
      </w:pPr>
      <w:del w:id="139" w:author="Hicham Mohamed Tabbak" w:date="2014-10-24T15:39:00Z">
        <w:r w:rsidDel="008F0640">
          <w:rPr>
            <w:noProof/>
            <w:lang w:eastAsia="fr-FR"/>
          </w:rPr>
          <w:drawing>
            <wp:inline distT="0" distB="0" distL="0" distR="0" wp14:anchorId="42A33AED" wp14:editId="3BB29725">
              <wp:extent cx="5940425" cy="1745615"/>
              <wp:effectExtent l="0" t="0" r="3175" b="6985"/>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745615"/>
                      </a:xfrm>
                      <a:prstGeom prst="rect">
                        <a:avLst/>
                      </a:prstGeom>
                    </pic:spPr>
                  </pic:pic>
                </a:graphicData>
              </a:graphic>
            </wp:inline>
          </w:drawing>
        </w:r>
      </w:del>
      <w:ins w:id="140" w:author="Hicham Mohamed Tabbak" w:date="2014-10-24T15:39:00Z">
        <w:r w:rsidR="008F0640">
          <w:rPr>
            <w:noProof/>
            <w:lang w:eastAsia="fr-FR"/>
          </w:rPr>
          <w:drawing>
            <wp:inline distT="0" distB="0" distL="0" distR="0" wp14:anchorId="7FDC349E" wp14:editId="5D51B85F">
              <wp:extent cx="5940425" cy="1989455"/>
              <wp:effectExtent l="0" t="0" r="317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989455"/>
                      </a:xfrm>
                      <a:prstGeom prst="rect">
                        <a:avLst/>
                      </a:prstGeom>
                    </pic:spPr>
                  </pic:pic>
                </a:graphicData>
              </a:graphic>
            </wp:inline>
          </w:drawing>
        </w:r>
      </w:ins>
    </w:p>
    <w:p w:rsidR="009513EB" w:rsidRPr="0044003D" w:rsidRDefault="0044003D" w:rsidP="00C420FC">
      <w:pPr>
        <w:jc w:val="both"/>
        <w:rPr>
          <w:b/>
          <w:u w:val="single"/>
        </w:rPr>
      </w:pPr>
      <w:r w:rsidRPr="0044003D">
        <w:rPr>
          <w:b/>
          <w:u w:val="single"/>
        </w:rPr>
        <w:t>Section Diplôm</w:t>
      </w:r>
      <w:ins w:id="141" w:author="Hicham Mohamed Tabbak" w:date="2014-10-24T15:40:00Z">
        <w:r w:rsidR="008F0640">
          <w:rPr>
            <w:b/>
            <w:u w:val="single"/>
          </w:rPr>
          <w:t>é</w:t>
        </w:r>
      </w:ins>
      <w:del w:id="142" w:author="Hicham Mohamed Tabbak" w:date="2014-10-24T15:40:00Z">
        <w:r w:rsidRPr="0044003D" w:rsidDel="008F0640">
          <w:rPr>
            <w:b/>
            <w:u w:val="single"/>
          </w:rPr>
          <w:delText>e</w:delText>
        </w:r>
      </w:del>
      <w:r w:rsidRPr="0044003D">
        <w:rPr>
          <w:b/>
          <w:u w:val="single"/>
        </w:rPr>
        <w:t xml:space="preserve"> </w:t>
      </w:r>
      <w:ins w:id="143" w:author="Hicham Mohamed Tabbak" w:date="2014-10-24T15:40:00Z">
        <w:r w:rsidR="008F0640">
          <w:rPr>
            <w:b/>
            <w:u w:val="single"/>
          </w:rPr>
          <w:t>EMLYON</w:t>
        </w:r>
      </w:ins>
      <w:del w:id="144" w:author="Hicham Mohamed Tabbak" w:date="2014-10-24T15:40:00Z">
        <w:r w:rsidRPr="0044003D" w:rsidDel="008F0640">
          <w:rPr>
            <w:b/>
            <w:u w:val="single"/>
          </w:rPr>
          <w:delText>détails</w:delText>
        </w:r>
      </w:del>
      <w:r w:rsidRPr="0044003D">
        <w:rPr>
          <w:b/>
          <w:u w:val="single"/>
        </w:rPr>
        <w:t> :</w:t>
      </w:r>
    </w:p>
    <w:p w:rsidR="0044003D" w:rsidRDefault="0044003D" w:rsidP="00C420FC">
      <w:pPr>
        <w:jc w:val="both"/>
      </w:pPr>
      <w:del w:id="145" w:author="Hicham Mohamed Tabbak" w:date="2014-10-24T15:40:00Z">
        <w:r w:rsidDel="008F0640">
          <w:rPr>
            <w:noProof/>
            <w:lang w:eastAsia="fr-FR"/>
          </w:rPr>
          <w:drawing>
            <wp:inline distT="0" distB="0" distL="0" distR="0" wp14:anchorId="55DE31A7" wp14:editId="39FED79E">
              <wp:extent cx="5940425" cy="630555"/>
              <wp:effectExtent l="0" t="0" r="3175"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630555"/>
                      </a:xfrm>
                      <a:prstGeom prst="rect">
                        <a:avLst/>
                      </a:prstGeom>
                    </pic:spPr>
                  </pic:pic>
                </a:graphicData>
              </a:graphic>
            </wp:inline>
          </w:drawing>
        </w:r>
      </w:del>
      <w:ins w:id="146" w:author="Hicham Mohamed Tabbak" w:date="2014-10-24T15:40:00Z">
        <w:r w:rsidR="008F0640">
          <w:rPr>
            <w:noProof/>
            <w:lang w:eastAsia="fr-FR"/>
          </w:rPr>
          <w:drawing>
            <wp:inline distT="0" distB="0" distL="0" distR="0" wp14:anchorId="4EEB6B57" wp14:editId="38704C7E">
              <wp:extent cx="5940425" cy="681355"/>
              <wp:effectExtent l="0" t="0" r="3175" b="444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681355"/>
                      </a:xfrm>
                      <a:prstGeom prst="rect">
                        <a:avLst/>
                      </a:prstGeom>
                    </pic:spPr>
                  </pic:pic>
                </a:graphicData>
              </a:graphic>
            </wp:inline>
          </w:drawing>
        </w:r>
      </w:ins>
    </w:p>
    <w:p w:rsidR="00B723AE" w:rsidRPr="00B723AE" w:rsidRDefault="00B723AE" w:rsidP="00C420FC">
      <w:pPr>
        <w:jc w:val="both"/>
        <w:rPr>
          <w:b/>
          <w:u w:val="single"/>
        </w:rPr>
      </w:pPr>
      <w:r w:rsidRPr="00B723AE">
        <w:rPr>
          <w:b/>
          <w:u w:val="single"/>
        </w:rPr>
        <w:lastRenderedPageBreak/>
        <w:t xml:space="preserve">Section </w:t>
      </w:r>
      <w:ins w:id="147" w:author="Hicham Mohamed Tabbak" w:date="2014-10-24T15:40:00Z">
        <w:r w:rsidR="008F0640">
          <w:rPr>
            <w:b/>
            <w:u w:val="single"/>
          </w:rPr>
          <w:t>Projet/</w:t>
        </w:r>
      </w:ins>
      <w:r w:rsidRPr="00B723AE">
        <w:rPr>
          <w:b/>
          <w:u w:val="single"/>
        </w:rPr>
        <w:t>Mécénat :</w:t>
      </w:r>
    </w:p>
    <w:p w:rsidR="00B723AE" w:rsidRDefault="008F0640" w:rsidP="00C420FC">
      <w:pPr>
        <w:jc w:val="both"/>
      </w:pPr>
      <w:ins w:id="148" w:author="Hicham Mohamed Tabbak" w:date="2014-10-24T15:40:00Z">
        <w:r>
          <w:rPr>
            <w:noProof/>
            <w:lang w:eastAsia="fr-FR"/>
          </w:rPr>
          <w:drawing>
            <wp:inline distT="0" distB="0" distL="0" distR="0" wp14:anchorId="26AF5220" wp14:editId="7D0B414F">
              <wp:extent cx="5940425" cy="724535"/>
              <wp:effectExtent l="0" t="0" r="317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724535"/>
                      </a:xfrm>
                      <a:prstGeom prst="rect">
                        <a:avLst/>
                      </a:prstGeom>
                    </pic:spPr>
                  </pic:pic>
                </a:graphicData>
              </a:graphic>
            </wp:inline>
          </w:drawing>
        </w:r>
      </w:ins>
      <w:del w:id="149" w:author="Hicham Mohamed Tabbak" w:date="2014-10-24T15:41:00Z">
        <w:r w:rsidR="00B723AE" w:rsidDel="008F0640">
          <w:rPr>
            <w:noProof/>
            <w:lang w:eastAsia="fr-FR"/>
          </w:rPr>
          <w:drawing>
            <wp:inline distT="0" distB="0" distL="0" distR="0" wp14:anchorId="7DBA7EB2" wp14:editId="7B10D901">
              <wp:extent cx="5940425" cy="631190"/>
              <wp:effectExtent l="0" t="0" r="317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631190"/>
                      </a:xfrm>
                      <a:prstGeom prst="rect">
                        <a:avLst/>
                      </a:prstGeom>
                    </pic:spPr>
                  </pic:pic>
                </a:graphicData>
              </a:graphic>
            </wp:inline>
          </w:drawing>
        </w:r>
      </w:del>
    </w:p>
    <w:p w:rsidR="00B723AE" w:rsidDel="008F0640" w:rsidRDefault="00B723AE" w:rsidP="00C420FC">
      <w:pPr>
        <w:jc w:val="both"/>
        <w:rPr>
          <w:del w:id="150" w:author="Hicham Mohamed Tabbak" w:date="2014-10-24T15:42:00Z"/>
        </w:rPr>
      </w:pPr>
    </w:p>
    <w:p w:rsidR="00B723AE" w:rsidDel="008F0640" w:rsidRDefault="00B723AE" w:rsidP="00C420FC">
      <w:pPr>
        <w:jc w:val="both"/>
        <w:rPr>
          <w:del w:id="151" w:author="Hicham Mohamed Tabbak" w:date="2014-10-24T15:42:00Z"/>
        </w:rPr>
      </w:pPr>
    </w:p>
    <w:p w:rsidR="00B723AE" w:rsidRPr="00B723AE" w:rsidDel="008F0640" w:rsidRDefault="00B723AE" w:rsidP="00C420FC">
      <w:pPr>
        <w:jc w:val="both"/>
        <w:rPr>
          <w:del w:id="152" w:author="Hicham Mohamed Tabbak" w:date="2014-10-24T15:42:00Z"/>
          <w:b/>
          <w:u w:val="single"/>
        </w:rPr>
      </w:pPr>
      <w:del w:id="153" w:author="Hicham Mohamed Tabbak" w:date="2014-10-24T15:42:00Z">
        <w:r w:rsidRPr="00B723AE" w:rsidDel="008F0640">
          <w:rPr>
            <w:b/>
            <w:u w:val="single"/>
          </w:rPr>
          <w:delText xml:space="preserve">Section Informations supplémentaires : </w:delText>
        </w:r>
      </w:del>
    </w:p>
    <w:p w:rsidR="00B723AE" w:rsidDel="008F0640" w:rsidRDefault="00B723AE" w:rsidP="00C420FC">
      <w:pPr>
        <w:jc w:val="both"/>
        <w:rPr>
          <w:del w:id="154" w:author="Hicham Mohamed Tabbak" w:date="2014-10-24T15:42:00Z"/>
        </w:rPr>
      </w:pPr>
      <w:del w:id="155" w:author="Hicham Mohamed Tabbak" w:date="2014-10-24T15:42:00Z">
        <w:r w:rsidDel="008F0640">
          <w:rPr>
            <w:noProof/>
            <w:lang w:eastAsia="fr-FR"/>
          </w:rPr>
          <w:drawing>
            <wp:inline distT="0" distB="0" distL="0" distR="0" wp14:anchorId="2F28D26C" wp14:editId="4E0B5F73">
              <wp:extent cx="5940425" cy="987425"/>
              <wp:effectExtent l="0" t="0" r="3175" b="3175"/>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987425"/>
                      </a:xfrm>
                      <a:prstGeom prst="rect">
                        <a:avLst/>
                      </a:prstGeom>
                    </pic:spPr>
                  </pic:pic>
                </a:graphicData>
              </a:graphic>
            </wp:inline>
          </w:drawing>
        </w:r>
      </w:del>
    </w:p>
    <w:p w:rsidR="00B723AE" w:rsidRDefault="00B723AE" w:rsidP="00C420FC">
      <w:pPr>
        <w:jc w:val="both"/>
      </w:pPr>
    </w:p>
    <w:p w:rsidR="00B723AE" w:rsidRPr="00B723AE" w:rsidRDefault="00B723AE" w:rsidP="00C420FC">
      <w:pPr>
        <w:jc w:val="both"/>
        <w:rPr>
          <w:b/>
          <w:u w:val="single"/>
        </w:rPr>
      </w:pPr>
      <w:r w:rsidRPr="00B723AE">
        <w:rPr>
          <w:b/>
          <w:u w:val="single"/>
        </w:rPr>
        <w:t>Section</w:t>
      </w:r>
      <w:ins w:id="156" w:author="Hicham Mohamed Tabbak" w:date="2014-10-24T15:41:00Z">
        <w:r w:rsidR="008F0640">
          <w:rPr>
            <w:b/>
            <w:u w:val="single"/>
          </w:rPr>
          <w:t xml:space="preserve"> Employabilité &amp;</w:t>
        </w:r>
      </w:ins>
      <w:r w:rsidRPr="00B723AE">
        <w:rPr>
          <w:b/>
          <w:u w:val="single"/>
        </w:rPr>
        <w:t xml:space="preserve"> Informations détails :</w:t>
      </w:r>
    </w:p>
    <w:p w:rsidR="00B723AE" w:rsidRDefault="00B723AE" w:rsidP="00C420FC">
      <w:pPr>
        <w:jc w:val="both"/>
        <w:rPr>
          <w:ins w:id="157" w:author="Hicham Mohamed Tabbak" w:date="2014-10-24T15:42:00Z"/>
        </w:rPr>
      </w:pPr>
      <w:del w:id="158" w:author="Hicham Mohamed Tabbak" w:date="2014-10-24T15:41:00Z">
        <w:r w:rsidDel="008F0640">
          <w:rPr>
            <w:noProof/>
            <w:lang w:eastAsia="fr-FR"/>
          </w:rPr>
          <w:drawing>
            <wp:inline distT="0" distB="0" distL="0" distR="0" wp14:anchorId="1616EB93" wp14:editId="60B10772">
              <wp:extent cx="5940425" cy="1195705"/>
              <wp:effectExtent l="0" t="0" r="3175" b="4445"/>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195705"/>
                      </a:xfrm>
                      <a:prstGeom prst="rect">
                        <a:avLst/>
                      </a:prstGeom>
                    </pic:spPr>
                  </pic:pic>
                </a:graphicData>
              </a:graphic>
            </wp:inline>
          </w:drawing>
        </w:r>
      </w:del>
      <w:ins w:id="159" w:author="Hicham Mohamed Tabbak" w:date="2014-10-24T15:41:00Z">
        <w:r w:rsidR="008F0640">
          <w:rPr>
            <w:noProof/>
            <w:lang w:eastAsia="fr-FR"/>
          </w:rPr>
          <w:drawing>
            <wp:inline distT="0" distB="0" distL="0" distR="0" wp14:anchorId="5B3ADBDE" wp14:editId="0584FF4E">
              <wp:extent cx="5940425" cy="1073785"/>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073785"/>
                      </a:xfrm>
                      <a:prstGeom prst="rect">
                        <a:avLst/>
                      </a:prstGeom>
                    </pic:spPr>
                  </pic:pic>
                </a:graphicData>
              </a:graphic>
            </wp:inline>
          </w:drawing>
        </w:r>
      </w:ins>
    </w:p>
    <w:p w:rsidR="008F0640" w:rsidRDefault="008F0640" w:rsidP="008F0640">
      <w:pPr>
        <w:jc w:val="both"/>
        <w:rPr>
          <w:ins w:id="160" w:author="Hicham Mohamed Tabbak" w:date="2014-10-24T15:42:00Z"/>
          <w:b/>
          <w:u w:val="single"/>
        </w:rPr>
      </w:pPr>
    </w:p>
    <w:p w:rsidR="008F0640" w:rsidRDefault="008F0640" w:rsidP="008F0640">
      <w:pPr>
        <w:jc w:val="both"/>
        <w:rPr>
          <w:ins w:id="161" w:author="Hicham Mohamed Tabbak" w:date="2014-10-24T15:43:00Z"/>
          <w:b/>
          <w:u w:val="single"/>
        </w:rPr>
      </w:pPr>
      <w:ins w:id="162" w:author="Hicham Mohamed Tabbak" w:date="2014-10-24T15:42:00Z">
        <w:r w:rsidRPr="00B723AE">
          <w:rPr>
            <w:b/>
            <w:u w:val="single"/>
          </w:rPr>
          <w:t xml:space="preserve">Section </w:t>
        </w:r>
        <w:r>
          <w:rPr>
            <w:b/>
            <w:u w:val="single"/>
          </w:rPr>
          <w:t>Suivi du contact</w:t>
        </w:r>
        <w:r w:rsidRPr="00B723AE">
          <w:rPr>
            <w:b/>
            <w:u w:val="single"/>
          </w:rPr>
          <w:t xml:space="preserve"> : </w:t>
        </w:r>
      </w:ins>
    </w:p>
    <w:p w:rsidR="008F0640" w:rsidRPr="00B723AE" w:rsidRDefault="008F0640" w:rsidP="008F0640">
      <w:pPr>
        <w:jc w:val="both"/>
        <w:rPr>
          <w:ins w:id="163" w:author="Hicham Mohamed Tabbak" w:date="2014-10-24T15:42:00Z"/>
          <w:b/>
          <w:u w:val="single"/>
        </w:rPr>
      </w:pPr>
      <w:ins w:id="164" w:author="Hicham Mohamed Tabbak" w:date="2014-10-24T15:43:00Z">
        <w:r>
          <w:rPr>
            <w:noProof/>
            <w:lang w:eastAsia="fr-FR"/>
          </w:rPr>
          <w:drawing>
            <wp:inline distT="0" distB="0" distL="0" distR="0" wp14:anchorId="54E23CC1" wp14:editId="01423E4F">
              <wp:extent cx="5940425" cy="792480"/>
              <wp:effectExtent l="0" t="0" r="3175" b="762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792480"/>
                      </a:xfrm>
                      <a:prstGeom prst="rect">
                        <a:avLst/>
                      </a:prstGeom>
                    </pic:spPr>
                  </pic:pic>
                </a:graphicData>
              </a:graphic>
            </wp:inline>
          </w:drawing>
        </w:r>
      </w:ins>
    </w:p>
    <w:p w:rsidR="008F0640" w:rsidRDefault="008F0640" w:rsidP="00C420FC">
      <w:pPr>
        <w:jc w:val="both"/>
      </w:pPr>
    </w:p>
    <w:p w:rsidR="00C420FC" w:rsidRDefault="004427EF" w:rsidP="00C420FC">
      <w:pPr>
        <w:jc w:val="both"/>
      </w:pPr>
      <w:r>
        <w:rPr>
          <w:noProof/>
          <w:lang w:eastAsia="fr-FR"/>
        </w:rPr>
        <mc:AlternateContent>
          <mc:Choice Requires="wps">
            <w:drawing>
              <wp:anchor distT="0" distB="0" distL="114300" distR="114300" simplePos="0" relativeHeight="251598336" behindDoc="0" locked="0" layoutInCell="1" allowOverlap="1">
                <wp:simplePos x="0" y="0"/>
                <wp:positionH relativeFrom="column">
                  <wp:posOffset>-12065</wp:posOffset>
                </wp:positionH>
                <wp:positionV relativeFrom="paragraph">
                  <wp:posOffset>619760</wp:posOffset>
                </wp:positionV>
                <wp:extent cx="3489325" cy="131445"/>
                <wp:effectExtent l="0" t="0" r="15875" b="20955"/>
                <wp:wrapNone/>
                <wp:docPr id="398" name="Rectangle à coins arrondis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89325" cy="131445"/>
                        </a:xfrm>
                        <a:prstGeom prst="roundRect">
                          <a:avLst>
                            <a:gd name="adj" fmla="val 16667"/>
                          </a:avLst>
                        </a:prstGeom>
                        <a:noFill/>
                        <a:ln w="19050" cmpd="sng">
                          <a:solidFill>
                            <a:srgbClr val="C00000"/>
                          </a:solidFill>
                          <a:round/>
                          <a:headEnd type="none" w="med" len="med"/>
                          <a:tailEnd type="none" w="med" len="med"/>
                        </a:ln>
                        <a:extLst>
                          <a:ext uri="{909E8E84-426E-40dd-AFC4-6F175D3DCCD1}"/>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34D76A" id="Rectangle à coins arrondis 398" o:spid="_x0000_s1026" style="position:absolute;margin-left:-.95pt;margin-top:48.8pt;width:274.75pt;height:10.3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" filled="f" strokecolor="#c00000" strokeweight="1.5pt"/>
            </w:pict>
          </mc:Fallback>
        </mc:AlternateContent>
      </w:r>
      <w:r w:rsidR="001877F5">
        <w:t>Cliquer sur « enregistrer » pour terminer l’enregis</w:t>
      </w:r>
      <w:r w:rsidR="001C7E2E">
        <w:t xml:space="preserve">trement du contact. Il apparait </w:t>
      </w:r>
      <w:r w:rsidR="001877F5">
        <w:t xml:space="preserve">dans la liste associée du compte. </w:t>
      </w:r>
      <w:r w:rsidR="00C420FC" w:rsidRPr="00BF1B10">
        <w:rPr>
          <w:noProof/>
          <w:lang w:eastAsia="fr-FR"/>
        </w:rPr>
        <w:drawing>
          <wp:inline distT="0" distB="0" distL="0" distR="0" wp14:anchorId="60E97BD3" wp14:editId="78404649">
            <wp:extent cx="5760720" cy="365760"/>
            <wp:effectExtent l="0" t="0" r="0" b="0"/>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7"/>
                    <pic:cNvPicPr>
                      <a:picLocks noChangeAspect="1" noChangeArrowheads="1"/>
                    </pic:cNvPicPr>
                  </pic:nvPicPr>
                  <pic:blipFill>
                    <a:blip r:embed="rId57">
                      <a:extLst>
                        <a:ext uri="{28A0092B-C50C-407E-A947-70E740481C1C}">
                          <a14:useLocalDpi xmlns:a14="http://schemas.microsoft.com/office/drawing/2010/main" val="0"/>
                        </a:ext>
                      </a:extLst>
                    </a:blip>
                    <a:srcRect b="81113"/>
                    <a:stretch>
                      <a:fillRect/>
                    </a:stretch>
                  </pic:blipFill>
                  <pic:spPr bwMode="auto">
                    <a:xfrm>
                      <a:off x="0" y="0"/>
                      <a:ext cx="5760720" cy="365760"/>
                    </a:xfrm>
                    <a:prstGeom prst="rect">
                      <a:avLst/>
                    </a:prstGeom>
                    <a:noFill/>
                    <a:ln>
                      <a:noFill/>
                    </a:ln>
                  </pic:spPr>
                </pic:pic>
              </a:graphicData>
            </a:graphic>
          </wp:inline>
        </w:drawing>
      </w:r>
    </w:p>
    <w:p w:rsidR="001877F5" w:rsidRDefault="001877F5" w:rsidP="003A5BA9">
      <w:pPr>
        <w:jc w:val="both"/>
      </w:pPr>
      <w:r>
        <w:t>Vous pouvez à tout moment consulter l’ensemble de vos contacts, qu’importe le c</w:t>
      </w:r>
      <w:r w:rsidR="00C420FC">
        <w:t>ompte </w:t>
      </w:r>
      <w:r>
        <w:t xml:space="preserve">dans l’objet « contacts ». </w:t>
      </w:r>
    </w:p>
    <w:p w:rsidR="001877F5" w:rsidRDefault="004427EF" w:rsidP="001C7E2E">
      <w:pPr>
        <w:pStyle w:val="Astuce"/>
        <w:jc w:val="both"/>
        <w:rPr>
          <w:noProof/>
          <w:lang w:eastAsia="fr-FR"/>
        </w:rPr>
      </w:pPr>
      <w:r>
        <w:rPr>
          <w:noProof/>
          <w:lang w:eastAsia="fr-FR"/>
        </w:rPr>
        <w:drawing>
          <wp:inline distT="0" distB="0" distL="0" distR="0">
            <wp:extent cx="180975" cy="180975"/>
            <wp:effectExtent l="0" t="0" r="9525" b="9525"/>
            <wp:docPr id="10" name="Image 7" descr="http://www.led-et-fluo.fr/43-160-thickbox/ampoule-led-verte-05w-e27-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http://www.led-et-fluo.fr/43-160-thickbox/ampoule-led-verte-05w-e27-bul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1877F5" w:rsidRPr="001877F5">
        <w:rPr>
          <w:b/>
          <w:noProof/>
          <w:color w:val="00B050"/>
          <w:lang w:eastAsia="fr-FR"/>
        </w:rPr>
        <w:t>Astuce</w:t>
      </w:r>
      <w:r w:rsidR="0044003D">
        <w:rPr>
          <w:noProof/>
          <w:lang w:eastAsia="fr-FR"/>
        </w:rPr>
        <w:t xml:space="preserve"> : </w:t>
      </w:r>
      <w:r w:rsidR="001877F5">
        <w:rPr>
          <w:noProof/>
          <w:lang w:eastAsia="fr-FR"/>
        </w:rPr>
        <w:t xml:space="preserve">Lors de la création d’un contact, le CRM </w:t>
      </w:r>
      <w:r w:rsidR="0044003D">
        <w:rPr>
          <w:noProof/>
          <w:lang w:eastAsia="fr-FR"/>
        </w:rPr>
        <w:t>ARPEGE EMLYON</w:t>
      </w:r>
      <w:r w:rsidR="001877F5">
        <w:rPr>
          <w:noProof/>
          <w:lang w:eastAsia="fr-FR"/>
        </w:rPr>
        <w:t xml:space="preserve"> peut détecter un doublon avec un contact existant. Un messag</w:t>
      </w:r>
      <w:r w:rsidR="00C420FC">
        <w:rPr>
          <w:noProof/>
          <w:lang w:eastAsia="fr-FR"/>
        </w:rPr>
        <w:t>e d’erreur apparaitra sur l’écran lorsque la condition interviendra</w:t>
      </w:r>
      <w:r w:rsidR="001877F5">
        <w:rPr>
          <w:noProof/>
          <w:lang w:eastAsia="fr-FR"/>
        </w:rPr>
        <w:t xml:space="preserve"> lors de l’enregistrement d’un contact : « </w:t>
      </w:r>
      <w:r w:rsidR="001877F5" w:rsidRPr="00527BDC">
        <w:rPr>
          <w:b/>
          <w:noProof/>
          <w:lang w:eastAsia="fr-FR"/>
        </w:rPr>
        <w:t>Prénom + Nom + téléphone</w:t>
      </w:r>
      <w:r w:rsidR="001877F5">
        <w:rPr>
          <w:b/>
          <w:noProof/>
          <w:lang w:eastAsia="fr-FR"/>
        </w:rPr>
        <w:t> »</w:t>
      </w:r>
      <w:r w:rsidR="00C420FC">
        <w:rPr>
          <w:noProof/>
          <w:lang w:eastAsia="fr-FR"/>
        </w:rPr>
        <w:t xml:space="preserve"> </w:t>
      </w:r>
      <w:r w:rsidR="001877F5">
        <w:rPr>
          <w:noProof/>
          <w:lang w:eastAsia="fr-FR"/>
        </w:rPr>
        <w:t xml:space="preserve">similaire à un contact déjà existant. </w:t>
      </w:r>
      <w:r w:rsidR="001D1120">
        <w:rPr>
          <w:noProof/>
          <w:lang w:eastAsia="fr-FR"/>
        </w:rPr>
        <w:t xml:space="preserve"> Lors</w:t>
      </w:r>
      <w:r w:rsidR="00392D1D">
        <w:rPr>
          <w:noProof/>
          <w:lang w:eastAsia="fr-FR"/>
        </w:rPr>
        <w:t>que le message apparait, cliquer sur le bouton « New contact » afin d’en créer un nouveau sans la condition mentionnée ci-dessus.</w:t>
      </w:r>
    </w:p>
    <w:p w:rsidR="00392D1D" w:rsidRPr="00392D1D" w:rsidRDefault="00392D1D" w:rsidP="00392D1D">
      <w:pPr>
        <w:rPr>
          <w:lang w:eastAsia="fr-FR"/>
        </w:rPr>
      </w:pPr>
      <w:r>
        <w:rPr>
          <w:noProof/>
          <w:lang w:eastAsia="fr-FR"/>
        </w:rPr>
        <w:lastRenderedPageBreak/>
        <w:drawing>
          <wp:inline distT="0" distB="0" distL="0" distR="0" wp14:anchorId="54D5494B" wp14:editId="156995F2">
            <wp:extent cx="5086985" cy="1524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6869" t="24004" r="1227" b="32351"/>
                    <a:stretch/>
                  </pic:blipFill>
                  <pic:spPr bwMode="auto">
                    <a:xfrm>
                      <a:off x="0" y="0"/>
                      <a:ext cx="5086985" cy="1524000"/>
                    </a:xfrm>
                    <a:prstGeom prst="rect">
                      <a:avLst/>
                    </a:prstGeom>
                    <a:ln>
                      <a:noFill/>
                    </a:ln>
                    <a:extLst>
                      <a:ext uri="{53640926-AAD7-44D8-BBD7-CCE9431645EC}">
                        <a14:shadowObscured xmlns:a14="http://schemas.microsoft.com/office/drawing/2010/main"/>
                      </a:ext>
                    </a:extLst>
                  </pic:spPr>
                </pic:pic>
              </a:graphicData>
            </a:graphic>
          </wp:inline>
        </w:drawing>
      </w:r>
    </w:p>
    <w:p w:rsidR="001877F5" w:rsidRPr="001877F5" w:rsidRDefault="001877F5" w:rsidP="001877F5">
      <w:pPr>
        <w:pStyle w:val="Titre3"/>
        <w:rPr>
          <w:color w:val="C00000"/>
        </w:rPr>
      </w:pPr>
      <w:bookmarkStart w:id="165" w:name="_Toc372648723"/>
      <w:bookmarkStart w:id="166" w:name="_Toc402791494"/>
      <w:r w:rsidRPr="001877F5">
        <w:rPr>
          <w:color w:val="C00000"/>
        </w:rPr>
        <w:t>Mise à jour d’un contact</w:t>
      </w:r>
      <w:bookmarkEnd w:id="165"/>
      <w:bookmarkEnd w:id="166"/>
      <w:r w:rsidRPr="001877F5">
        <w:rPr>
          <w:color w:val="C00000"/>
        </w:rPr>
        <w:t xml:space="preserve"> </w:t>
      </w:r>
    </w:p>
    <w:p w:rsidR="001877F5" w:rsidRDefault="001877F5" w:rsidP="003A5BA9">
      <w:pPr>
        <w:autoSpaceDE w:val="0"/>
        <w:autoSpaceDN w:val="0"/>
        <w:adjustRightInd w:val="0"/>
        <w:spacing w:after="0" w:line="240" w:lineRule="auto"/>
        <w:jc w:val="both"/>
        <w:rPr>
          <w:rFonts w:cs="Calibri"/>
        </w:rPr>
      </w:pPr>
      <w:r>
        <w:rPr>
          <w:rFonts w:cs="Calibri"/>
        </w:rPr>
        <w:t xml:space="preserve">La qualité des informations dans le CRM </w:t>
      </w:r>
      <w:r w:rsidR="00B723AE">
        <w:rPr>
          <w:rFonts w:cs="Calibri"/>
        </w:rPr>
        <w:t>ARPEGE EMLYON</w:t>
      </w:r>
      <w:r>
        <w:rPr>
          <w:rFonts w:cs="Calibri"/>
        </w:rPr>
        <w:t xml:space="preserve"> repose notamment sur la qualification des données de contacts. Il est donc primordial d’enrichir les fiches contacts dès que vous possédez une information sur le contact. </w:t>
      </w:r>
    </w:p>
    <w:p w:rsidR="001877F5" w:rsidRDefault="001877F5" w:rsidP="003A5BA9">
      <w:pPr>
        <w:autoSpaceDE w:val="0"/>
        <w:autoSpaceDN w:val="0"/>
        <w:adjustRightInd w:val="0"/>
        <w:spacing w:after="0" w:line="240" w:lineRule="auto"/>
        <w:jc w:val="both"/>
        <w:rPr>
          <w:rFonts w:cs="Calibri"/>
        </w:rPr>
      </w:pPr>
      <w:r>
        <w:rPr>
          <w:rFonts w:cs="Calibri"/>
        </w:rPr>
        <w:t xml:space="preserve">Plusieurs moyens permettent d’effectuer cette mise à jour : </w:t>
      </w:r>
    </w:p>
    <w:p w:rsidR="001877F5" w:rsidRDefault="001877F5" w:rsidP="001877F5">
      <w:pPr>
        <w:autoSpaceDE w:val="0"/>
        <w:autoSpaceDN w:val="0"/>
        <w:adjustRightInd w:val="0"/>
        <w:spacing w:after="0" w:line="240" w:lineRule="auto"/>
        <w:rPr>
          <w:rFonts w:cs="Calibri"/>
        </w:rPr>
      </w:pPr>
    </w:p>
    <w:p w:rsidR="001877F5" w:rsidRPr="00404AC7" w:rsidRDefault="001877F5" w:rsidP="00854571">
      <w:pPr>
        <w:pStyle w:val="Paragraphedeliste"/>
        <w:numPr>
          <w:ilvl w:val="0"/>
          <w:numId w:val="5"/>
        </w:numPr>
        <w:autoSpaceDE w:val="0"/>
        <w:autoSpaceDN w:val="0"/>
        <w:adjustRightInd w:val="0"/>
        <w:spacing w:after="0" w:line="240" w:lineRule="auto"/>
        <w:rPr>
          <w:rFonts w:cs="Calibri"/>
        </w:rPr>
      </w:pPr>
      <w:r w:rsidRPr="00404AC7">
        <w:rPr>
          <w:rFonts w:cs="Calibri"/>
        </w:rPr>
        <w:t xml:space="preserve">Se rendre dans la fiche compte du contact et cliquer sur </w:t>
      </w:r>
      <w:r w:rsidR="00E94B77">
        <w:rPr>
          <w:rFonts w:cs="Calibri"/>
        </w:rPr>
        <w:t xml:space="preserve">le raccourci </w:t>
      </w:r>
      <w:r w:rsidRPr="00404AC7">
        <w:rPr>
          <w:rFonts w:cs="Calibri"/>
        </w:rPr>
        <w:t>« modifier »</w:t>
      </w:r>
    </w:p>
    <w:p w:rsidR="001877F5" w:rsidRDefault="004427EF" w:rsidP="001877F5">
      <w:r>
        <w:rPr>
          <w:rFonts w:cs="Calibri"/>
          <w:noProof/>
          <w:lang w:eastAsia="fr-FR"/>
        </w:rPr>
        <mc:AlternateContent>
          <mc:Choice Requires="wps">
            <w:drawing>
              <wp:anchor distT="0" distB="0" distL="114300" distR="114300" simplePos="0" relativeHeight="251599360" behindDoc="0" locked="0" layoutInCell="1" allowOverlap="1">
                <wp:simplePos x="0" y="0"/>
                <wp:positionH relativeFrom="column">
                  <wp:posOffset>6985</wp:posOffset>
                </wp:positionH>
                <wp:positionV relativeFrom="paragraph">
                  <wp:posOffset>237490</wp:posOffset>
                </wp:positionV>
                <wp:extent cx="236220" cy="139065"/>
                <wp:effectExtent l="0" t="0" r="11430" b="13335"/>
                <wp:wrapNone/>
                <wp:docPr id="404" name="Rectangle à coins arrondis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139065"/>
                        </a:xfrm>
                        <a:prstGeom prst="roundRect">
                          <a:avLst>
                            <a:gd name="adj" fmla="val 16667"/>
                          </a:avLst>
                        </a:prstGeom>
                        <a:noFill/>
                        <a:ln w="19050" cmpd="sng">
                          <a:solidFill>
                            <a:srgbClr val="C00000"/>
                          </a:solidFill>
                          <a:round/>
                          <a:headEnd type="none" w="med" len="med"/>
                          <a:tailEnd type="none" w="med" len="med"/>
                        </a:ln>
                        <a:extLst>
                          <a:ext uri="{909E8E84-426E-40dd-AFC4-6F175D3DCCD1}"/>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0ABBD7" id="Rectangle à coins arrondis 404" o:spid="_x0000_s1026" style="position:absolute;margin-left:.55pt;margin-top:18.7pt;width:18.6pt;height:10.9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" filled="f" strokecolor="#c00000" strokeweight="1.5pt"/>
            </w:pict>
          </mc:Fallback>
        </mc:AlternateContent>
      </w:r>
      <w:r w:rsidR="001877F5" w:rsidRPr="00BF1B10">
        <w:rPr>
          <w:noProof/>
          <w:lang w:eastAsia="fr-FR"/>
        </w:rPr>
        <w:drawing>
          <wp:inline distT="0" distB="0" distL="0" distR="0" wp14:anchorId="62DEC767" wp14:editId="17949A67">
            <wp:extent cx="5764530" cy="394970"/>
            <wp:effectExtent l="0" t="0" r="7620" b="5080"/>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9"/>
                    <pic:cNvPicPr>
                      <a:picLocks noChangeAspect="1" noChangeArrowheads="1"/>
                    </pic:cNvPicPr>
                  </pic:nvPicPr>
                  <pic:blipFill>
                    <a:blip r:embed="rId57">
                      <a:extLst>
                        <a:ext uri="{28A0092B-C50C-407E-A947-70E740481C1C}">
                          <a14:useLocalDpi xmlns:a14="http://schemas.microsoft.com/office/drawing/2010/main" val="0"/>
                        </a:ext>
                      </a:extLst>
                    </a:blip>
                    <a:srcRect b="81113"/>
                    <a:stretch>
                      <a:fillRect/>
                    </a:stretch>
                  </pic:blipFill>
                  <pic:spPr bwMode="auto">
                    <a:xfrm>
                      <a:off x="0" y="0"/>
                      <a:ext cx="5764530" cy="394970"/>
                    </a:xfrm>
                    <a:prstGeom prst="rect">
                      <a:avLst/>
                    </a:prstGeom>
                    <a:noFill/>
                    <a:ln>
                      <a:noFill/>
                    </a:ln>
                  </pic:spPr>
                </pic:pic>
              </a:graphicData>
            </a:graphic>
          </wp:inline>
        </w:drawing>
      </w:r>
    </w:p>
    <w:p w:rsidR="001877F5" w:rsidRDefault="001877F5" w:rsidP="00854571">
      <w:pPr>
        <w:pStyle w:val="Paragraphedeliste"/>
        <w:numPr>
          <w:ilvl w:val="0"/>
          <w:numId w:val="6"/>
        </w:numPr>
      </w:pPr>
      <w:r>
        <w:t xml:space="preserve">Se rendre dans l’objet « contact » et chercher le contact grâce à vos vues personnalisées </w:t>
      </w:r>
    </w:p>
    <w:p w:rsidR="001877F5" w:rsidRPr="00275114" w:rsidRDefault="001877F5" w:rsidP="00854571">
      <w:pPr>
        <w:pStyle w:val="Paragraphedeliste"/>
        <w:numPr>
          <w:ilvl w:val="0"/>
          <w:numId w:val="6"/>
        </w:numPr>
        <w:rPr>
          <w:i/>
        </w:rPr>
      </w:pPr>
      <w:r>
        <w:t xml:space="preserve">Effectuer une rechercher via la barre de recherche générale </w:t>
      </w:r>
      <w:hyperlink w:anchor="_La_recherche_globale" w:history="1">
        <w:r w:rsidRPr="00275114">
          <w:rPr>
            <w:rStyle w:val="Lienhypertexte"/>
            <w:i/>
          </w:rPr>
          <w:t>(</w:t>
        </w:r>
        <w:r w:rsidR="00275114" w:rsidRPr="00275114">
          <w:rPr>
            <w:rStyle w:val="Lienhypertexte"/>
            <w:i/>
          </w:rPr>
          <w:t xml:space="preserve">Voir chapitre </w:t>
        </w:r>
        <w:r w:rsidR="00CC0B29">
          <w:rPr>
            <w:rStyle w:val="Lienhypertexte"/>
            <w:i/>
          </w:rPr>
          <w:t>« </w:t>
        </w:r>
        <w:r w:rsidR="00275114" w:rsidRPr="00275114">
          <w:rPr>
            <w:rStyle w:val="Lienhypertexte"/>
            <w:i/>
          </w:rPr>
          <w:t>recherche</w:t>
        </w:r>
        <w:r w:rsidR="00CC0B29">
          <w:rPr>
            <w:rStyle w:val="Lienhypertexte"/>
            <w:i/>
          </w:rPr>
          <w:t> »</w:t>
        </w:r>
        <w:r w:rsidRPr="00275114">
          <w:rPr>
            <w:rStyle w:val="Lienhypertexte"/>
            <w:i/>
          </w:rPr>
          <w:t>)</w:t>
        </w:r>
      </w:hyperlink>
    </w:p>
    <w:p w:rsidR="001877F5" w:rsidRDefault="001877F5" w:rsidP="001877F5">
      <w:pPr>
        <w:pStyle w:val="Titre3"/>
        <w:rPr>
          <w:color w:val="C00000"/>
        </w:rPr>
      </w:pPr>
      <w:bookmarkStart w:id="167" w:name="_Toc372648724"/>
      <w:bookmarkStart w:id="168" w:name="_Toc402791495"/>
      <w:r w:rsidRPr="001877F5">
        <w:rPr>
          <w:color w:val="C00000"/>
        </w:rPr>
        <w:lastRenderedPageBreak/>
        <w:t>Descriptions des listes associées d’un contact</w:t>
      </w:r>
      <w:bookmarkEnd w:id="167"/>
      <w:bookmarkEnd w:id="168"/>
    </w:p>
    <w:p w:rsidR="001877F5" w:rsidRPr="001877F5" w:rsidRDefault="00B723AE" w:rsidP="001877F5">
      <w:r>
        <w:rPr>
          <w:noProof/>
          <w:lang w:eastAsia="fr-FR"/>
        </w:rPr>
        <w:drawing>
          <wp:inline distT="0" distB="0" distL="0" distR="0" wp14:anchorId="61394ADE" wp14:editId="569B2206">
            <wp:extent cx="5940425" cy="2945765"/>
            <wp:effectExtent l="0" t="0" r="3175" b="698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945765"/>
                    </a:xfrm>
                    <a:prstGeom prst="rect">
                      <a:avLst/>
                    </a:prstGeom>
                  </pic:spPr>
                </pic:pic>
              </a:graphicData>
            </a:graphic>
          </wp:inline>
        </w:drawing>
      </w:r>
      <w:r>
        <w:rPr>
          <w:noProof/>
          <w:lang w:eastAsia="fr-FR"/>
        </w:rPr>
        <w:drawing>
          <wp:inline distT="0" distB="0" distL="0" distR="0" wp14:anchorId="7DFCFE7A" wp14:editId="20DE017E">
            <wp:extent cx="5940425" cy="1671955"/>
            <wp:effectExtent l="0" t="0" r="3175" b="444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671955"/>
                    </a:xfrm>
                    <a:prstGeom prst="rect">
                      <a:avLst/>
                    </a:prstGeom>
                  </pic:spPr>
                </pic:pic>
              </a:graphicData>
            </a:graphic>
          </wp:inline>
        </w:drawing>
      </w:r>
    </w:p>
    <w:p w:rsidR="001877F5" w:rsidRDefault="001877F5" w:rsidP="00854571">
      <w:pPr>
        <w:pStyle w:val="Paragraphedeliste"/>
        <w:numPr>
          <w:ilvl w:val="0"/>
          <w:numId w:val="7"/>
        </w:numPr>
        <w:ind w:left="284" w:hanging="284"/>
        <w:jc w:val="both"/>
      </w:pPr>
      <w:r w:rsidRPr="008D73B9">
        <w:rPr>
          <w:b/>
        </w:rPr>
        <w:t xml:space="preserve">Liste associée </w:t>
      </w:r>
      <w:r w:rsidR="00947EDC">
        <w:rPr>
          <w:b/>
        </w:rPr>
        <w:t>« </w:t>
      </w:r>
      <w:r w:rsidR="00B723AE">
        <w:rPr>
          <w:b/>
        </w:rPr>
        <w:t>Réactions à la campagne</w:t>
      </w:r>
      <w:r w:rsidR="00947EDC">
        <w:rPr>
          <w:b/>
        </w:rPr>
        <w:t> »</w:t>
      </w:r>
      <w:r w:rsidRPr="008D73B9">
        <w:rPr>
          <w:b/>
        </w:rPr>
        <w:t> :</w:t>
      </w:r>
      <w:r w:rsidR="00B723AE">
        <w:t xml:space="preserve"> permet de gére</w:t>
      </w:r>
      <w:r>
        <w:t xml:space="preserve">r et </w:t>
      </w:r>
      <w:r w:rsidR="00B723AE">
        <w:t xml:space="preserve">consulter </w:t>
      </w:r>
      <w:r w:rsidR="00985B55">
        <w:t>les</w:t>
      </w:r>
      <w:r w:rsidR="00B723AE">
        <w:t xml:space="preserve"> réactions du contact </w:t>
      </w:r>
      <w:r w:rsidR="00985B55">
        <w:t>à différentes</w:t>
      </w:r>
      <w:r w:rsidR="00B723AE">
        <w:t xml:space="preserve"> campagnes </w:t>
      </w:r>
      <w:r w:rsidR="00985B55">
        <w:t xml:space="preserve">dont il est la cible, notamment grâce à </w:t>
      </w:r>
      <w:proofErr w:type="spellStart"/>
      <w:r w:rsidR="00985B55">
        <w:t>Inxmail</w:t>
      </w:r>
      <w:proofErr w:type="spellEnd"/>
      <w:r w:rsidR="00985B55">
        <w:t xml:space="preserve"> et le suivi du comportement du contact </w:t>
      </w:r>
      <w:r>
        <w:t xml:space="preserve"> </w:t>
      </w:r>
    </w:p>
    <w:p w:rsidR="00B723AE" w:rsidRDefault="00B723AE" w:rsidP="00854571">
      <w:pPr>
        <w:pStyle w:val="Paragraphedeliste"/>
        <w:numPr>
          <w:ilvl w:val="0"/>
          <w:numId w:val="7"/>
        </w:numPr>
        <w:ind w:left="284" w:hanging="284"/>
        <w:jc w:val="both"/>
      </w:pPr>
      <w:r>
        <w:rPr>
          <w:b/>
        </w:rPr>
        <w:t>Liste associée « Historique du contact » :</w:t>
      </w:r>
      <w:r>
        <w:t xml:space="preserve"> permet de visualiser l’ensemble des actions réalisé sur la fiche contact.</w:t>
      </w:r>
    </w:p>
    <w:p w:rsidR="001877F5" w:rsidRPr="00CC0B29" w:rsidRDefault="001877F5" w:rsidP="00854571">
      <w:pPr>
        <w:pStyle w:val="Paragraphedeliste"/>
        <w:numPr>
          <w:ilvl w:val="0"/>
          <w:numId w:val="7"/>
        </w:numPr>
        <w:ind w:left="284" w:hanging="284"/>
        <w:jc w:val="both"/>
        <w:rPr>
          <w:i/>
        </w:rPr>
      </w:pPr>
      <w:r w:rsidRPr="008D73B9">
        <w:rPr>
          <w:b/>
        </w:rPr>
        <w:t>Liste associée activités en cours :</w:t>
      </w:r>
      <w:r>
        <w:t xml:space="preserve"> permet de créer, modifier, supprimer et consulter  les activités liées à ce contact (RDV, tâches, évènement,…) </w:t>
      </w:r>
      <w:r w:rsidR="00CC0B29" w:rsidRPr="00CC0B29">
        <w:rPr>
          <w:i/>
        </w:rPr>
        <w:t>(</w:t>
      </w:r>
      <w:hyperlink w:anchor="_Les_Activités" w:history="1">
        <w:r w:rsidRPr="00CC0B29">
          <w:rPr>
            <w:rStyle w:val="Lienhypertexte"/>
            <w:i/>
          </w:rPr>
          <w:t>Plus d’information</w:t>
        </w:r>
        <w:r w:rsidR="00CC0B29" w:rsidRPr="00CC0B29">
          <w:rPr>
            <w:rStyle w:val="Lienhypertexte"/>
            <w:i/>
          </w:rPr>
          <w:t>s</w:t>
        </w:r>
        <w:r w:rsidRPr="00CC0B29">
          <w:rPr>
            <w:rStyle w:val="Lienhypertexte"/>
            <w:i/>
          </w:rPr>
          <w:t xml:space="preserve"> </w:t>
        </w:r>
        <w:r w:rsidR="00CC0B29" w:rsidRPr="00CC0B29">
          <w:rPr>
            <w:rStyle w:val="Lienhypertexte"/>
            <w:i/>
          </w:rPr>
          <w:t xml:space="preserve">dans </w:t>
        </w:r>
        <w:r w:rsidR="00CC0B29">
          <w:rPr>
            <w:rStyle w:val="Lienhypertexte"/>
            <w:i/>
          </w:rPr>
          <w:t xml:space="preserve">le </w:t>
        </w:r>
        <w:r w:rsidR="00CC0B29" w:rsidRPr="00CC0B29">
          <w:rPr>
            <w:rStyle w:val="Lienhypertexte"/>
            <w:i/>
          </w:rPr>
          <w:t xml:space="preserve">chapitre </w:t>
        </w:r>
        <w:r w:rsidR="00CC0B29">
          <w:rPr>
            <w:rStyle w:val="Lienhypertexte"/>
            <w:i/>
          </w:rPr>
          <w:t>« </w:t>
        </w:r>
        <w:r w:rsidR="00CC0B29" w:rsidRPr="00CC0B29">
          <w:rPr>
            <w:rStyle w:val="Lienhypertexte"/>
            <w:i/>
          </w:rPr>
          <w:t>activités</w:t>
        </w:r>
      </w:hyperlink>
      <w:r w:rsidR="00CC0B29">
        <w:rPr>
          <w:i/>
        </w:rPr>
        <w:t> »</w:t>
      </w:r>
      <w:r w:rsidR="00CC0B29" w:rsidRPr="00CC0B29">
        <w:rPr>
          <w:i/>
        </w:rPr>
        <w:t>)</w:t>
      </w:r>
      <w:r w:rsidRPr="00CC0B29">
        <w:rPr>
          <w:i/>
        </w:rPr>
        <w:t xml:space="preserve"> </w:t>
      </w:r>
    </w:p>
    <w:p w:rsidR="001877F5" w:rsidRDefault="001877F5" w:rsidP="00854571">
      <w:pPr>
        <w:pStyle w:val="Paragraphedeliste"/>
        <w:numPr>
          <w:ilvl w:val="0"/>
          <w:numId w:val="7"/>
        </w:numPr>
        <w:ind w:left="284" w:hanging="284"/>
        <w:jc w:val="both"/>
      </w:pPr>
      <w:r>
        <w:rPr>
          <w:b/>
        </w:rPr>
        <w:t xml:space="preserve">Liste associée historique des activités : </w:t>
      </w:r>
      <w:r w:rsidRPr="00FD0082">
        <w:t>permet de visualiser l’historique des activités lié à ce contact</w:t>
      </w:r>
      <w:r>
        <w:rPr>
          <w:b/>
        </w:rPr>
        <w:t xml:space="preserve"> </w:t>
      </w:r>
    </w:p>
    <w:p w:rsidR="00947EDC" w:rsidRDefault="00947EDC" w:rsidP="00854571">
      <w:pPr>
        <w:pStyle w:val="Paragraphedeliste"/>
        <w:numPr>
          <w:ilvl w:val="0"/>
          <w:numId w:val="7"/>
        </w:numPr>
        <w:ind w:left="284" w:hanging="284"/>
        <w:jc w:val="both"/>
      </w:pPr>
      <w:r>
        <w:rPr>
          <w:b/>
        </w:rPr>
        <w:t xml:space="preserve">Liste associée opportunités : </w:t>
      </w:r>
      <w:r>
        <w:t>permet de visualiser les opportunités sur lesquelles le contact est sollicité</w:t>
      </w:r>
    </w:p>
    <w:p w:rsidR="00947EDC" w:rsidRDefault="00947EDC" w:rsidP="00854571">
      <w:pPr>
        <w:pStyle w:val="Paragraphedeliste"/>
        <w:numPr>
          <w:ilvl w:val="0"/>
          <w:numId w:val="7"/>
        </w:numPr>
        <w:ind w:left="284" w:hanging="284"/>
        <w:jc w:val="both"/>
      </w:pPr>
      <w:r>
        <w:rPr>
          <w:b/>
        </w:rPr>
        <w:t>Liste associée requêtes :</w:t>
      </w:r>
      <w:r>
        <w:t xml:space="preserve"> permet de visualiser et créer des requêtes sur le contact </w:t>
      </w:r>
    </w:p>
    <w:p w:rsidR="00881422" w:rsidRDefault="00947EDC" w:rsidP="00854571">
      <w:pPr>
        <w:pStyle w:val="Paragraphedeliste"/>
        <w:numPr>
          <w:ilvl w:val="0"/>
          <w:numId w:val="7"/>
        </w:numPr>
        <w:ind w:left="284" w:hanging="284"/>
        <w:jc w:val="both"/>
      </w:pPr>
      <w:r>
        <w:rPr>
          <w:b/>
        </w:rPr>
        <w:t xml:space="preserve">Liste associée </w:t>
      </w:r>
      <w:r w:rsidR="00881422">
        <w:rPr>
          <w:b/>
        </w:rPr>
        <w:t>postes supplémentaires</w:t>
      </w:r>
      <w:r>
        <w:rPr>
          <w:b/>
        </w:rPr>
        <w:t>:</w:t>
      </w:r>
      <w:r>
        <w:t xml:space="preserve"> permet de </w:t>
      </w:r>
      <w:r w:rsidR="00881422">
        <w:t>gérer les postes secondaires occupés par le contact ainsi que ses anciens postes principaux.</w:t>
      </w:r>
    </w:p>
    <w:p w:rsidR="00881422" w:rsidRDefault="00881422" w:rsidP="00854571">
      <w:pPr>
        <w:pStyle w:val="Paragraphedeliste"/>
        <w:numPr>
          <w:ilvl w:val="0"/>
          <w:numId w:val="7"/>
        </w:numPr>
        <w:ind w:left="284" w:hanging="284"/>
        <w:jc w:val="both"/>
      </w:pPr>
      <w:r>
        <w:rPr>
          <w:b/>
        </w:rPr>
        <w:t>Liste associée Rôle :</w:t>
      </w:r>
      <w:r>
        <w:t xml:space="preserve"> permet de créer, modifier et supprimer les catégories rôles et les rôles du contact.</w:t>
      </w:r>
    </w:p>
    <w:p w:rsidR="00881422" w:rsidRPr="00881422" w:rsidRDefault="00881422" w:rsidP="00854571">
      <w:pPr>
        <w:pStyle w:val="Paragraphedeliste"/>
        <w:numPr>
          <w:ilvl w:val="0"/>
          <w:numId w:val="7"/>
        </w:numPr>
        <w:ind w:left="284" w:hanging="284"/>
        <w:jc w:val="both"/>
      </w:pPr>
      <w:r>
        <w:rPr>
          <w:b/>
        </w:rPr>
        <w:t xml:space="preserve">Liste associée Formation : </w:t>
      </w:r>
      <w:r w:rsidRPr="00881422">
        <w:t>permet de visualiser toutes les formations suivies par le contact</w:t>
      </w:r>
      <w:r>
        <w:t>.</w:t>
      </w:r>
    </w:p>
    <w:p w:rsidR="001877F5" w:rsidRDefault="00881422" w:rsidP="008D29E1">
      <w:pPr>
        <w:pStyle w:val="Paragraphedeliste"/>
        <w:numPr>
          <w:ilvl w:val="0"/>
          <w:numId w:val="7"/>
        </w:numPr>
        <w:ind w:left="284" w:hanging="284"/>
        <w:jc w:val="both"/>
      </w:pPr>
      <w:r>
        <w:rPr>
          <w:b/>
        </w:rPr>
        <w:t xml:space="preserve">Liste associée Diplôme : </w:t>
      </w:r>
      <w:r>
        <w:t>permet de visualiser tous les diplômes validés par le contact.</w:t>
      </w:r>
    </w:p>
    <w:p w:rsidR="00807A5A" w:rsidRPr="00B25EFC" w:rsidRDefault="00BF7390" w:rsidP="00B25EFC">
      <w:pPr>
        <w:pStyle w:val="Titre1"/>
        <w:rPr>
          <w:b w:val="0"/>
        </w:rPr>
      </w:pPr>
      <w:r>
        <w:rPr>
          <w:rStyle w:val="Titre1Car"/>
        </w:rPr>
        <w:br w:type="page"/>
      </w:r>
      <w:bookmarkStart w:id="169" w:name="_Les_Activités"/>
      <w:bookmarkStart w:id="170" w:name="_Toc402791496"/>
      <w:bookmarkEnd w:id="169"/>
      <w:r w:rsidR="00807A5A" w:rsidRPr="00B25EFC">
        <w:rPr>
          <w:rStyle w:val="Titre1Car"/>
          <w:b/>
        </w:rPr>
        <w:lastRenderedPageBreak/>
        <w:t>Les Activités</w:t>
      </w:r>
      <w:bookmarkEnd w:id="170"/>
    </w:p>
    <w:p w:rsidR="00807A5A" w:rsidRPr="003E51ED" w:rsidRDefault="00807A5A" w:rsidP="00807A5A">
      <w:pPr>
        <w:jc w:val="both"/>
        <w:rPr>
          <w:lang w:eastAsia="fr-FR"/>
        </w:rPr>
      </w:pPr>
      <w:r w:rsidRPr="00282AFB">
        <w:rPr>
          <w:lang w:eastAsia="fr-FR"/>
        </w:rPr>
        <w:t xml:space="preserve">Les Activités dans </w:t>
      </w:r>
      <w:proofErr w:type="spellStart"/>
      <w:r w:rsidRPr="00282AFB">
        <w:rPr>
          <w:lang w:eastAsia="fr-FR"/>
        </w:rPr>
        <w:t>Salesforce</w:t>
      </w:r>
      <w:proofErr w:type="spellEnd"/>
      <w:r w:rsidRPr="00282AFB">
        <w:rPr>
          <w:lang w:eastAsia="fr-FR"/>
        </w:rPr>
        <w:t xml:space="preserve"> sont regroupées dans les listes associées « </w:t>
      </w:r>
      <w:r w:rsidRPr="00282AFB">
        <w:rPr>
          <w:b/>
          <w:lang w:eastAsia="fr-FR"/>
        </w:rPr>
        <w:t>Activités en cours</w:t>
      </w:r>
      <w:r w:rsidRPr="00282AFB">
        <w:rPr>
          <w:lang w:eastAsia="fr-FR"/>
        </w:rPr>
        <w:t> » et « </w:t>
      </w:r>
      <w:r w:rsidRPr="00282AFB">
        <w:rPr>
          <w:b/>
          <w:lang w:eastAsia="fr-FR"/>
        </w:rPr>
        <w:t>Historique des activités</w:t>
      </w:r>
      <w:r w:rsidRPr="00282AFB">
        <w:rPr>
          <w:lang w:eastAsia="fr-FR"/>
        </w:rPr>
        <w:t> » qui permettent d’identifier les actions menées</w:t>
      </w:r>
      <w:r>
        <w:rPr>
          <w:lang w:eastAsia="fr-FR"/>
        </w:rPr>
        <w:t xml:space="preserve"> par tous les collaborateurs</w:t>
      </w:r>
      <w:r w:rsidRPr="003E51ED">
        <w:rPr>
          <w:lang w:eastAsia="fr-FR"/>
        </w:rPr>
        <w:t>.</w:t>
      </w:r>
    </w:p>
    <w:p w:rsidR="00807A5A" w:rsidRDefault="00807A5A" w:rsidP="00807A5A">
      <w:pPr>
        <w:rPr>
          <w:b/>
          <w:lang w:eastAsia="fr-FR"/>
        </w:rPr>
      </w:pPr>
      <w:r w:rsidRPr="003E51ED">
        <w:rPr>
          <w:lang w:eastAsia="fr-FR"/>
        </w:rPr>
        <w:t xml:space="preserve">Les </w:t>
      </w:r>
      <w:r>
        <w:rPr>
          <w:lang w:eastAsia="fr-FR"/>
        </w:rPr>
        <w:t>activités</w:t>
      </w:r>
      <w:r w:rsidRPr="003E51ED">
        <w:rPr>
          <w:lang w:eastAsia="fr-FR"/>
        </w:rPr>
        <w:t xml:space="preserve"> peuvent être</w:t>
      </w:r>
      <w:r>
        <w:rPr>
          <w:b/>
          <w:lang w:eastAsia="fr-FR"/>
        </w:rPr>
        <w:t> l’e</w:t>
      </w:r>
      <w:r w:rsidRPr="0006015A">
        <w:rPr>
          <w:b/>
          <w:lang w:eastAsia="fr-FR"/>
        </w:rPr>
        <w:t xml:space="preserve">nvoi d’un </w:t>
      </w:r>
      <w:r>
        <w:rPr>
          <w:b/>
          <w:lang w:eastAsia="fr-FR"/>
        </w:rPr>
        <w:t>email</w:t>
      </w:r>
      <w:r w:rsidRPr="0006015A">
        <w:rPr>
          <w:b/>
          <w:lang w:eastAsia="fr-FR"/>
        </w:rPr>
        <w:t>, </w:t>
      </w:r>
      <w:r>
        <w:rPr>
          <w:b/>
          <w:lang w:eastAsia="fr-FR"/>
        </w:rPr>
        <w:t>la création d’une</w:t>
      </w:r>
      <w:r w:rsidRPr="0006015A">
        <w:rPr>
          <w:b/>
          <w:lang w:eastAsia="fr-FR"/>
        </w:rPr>
        <w:t xml:space="preserve"> </w:t>
      </w:r>
      <w:r>
        <w:rPr>
          <w:b/>
          <w:lang w:eastAsia="fr-FR"/>
        </w:rPr>
        <w:t>t</w:t>
      </w:r>
      <w:r w:rsidRPr="0006015A">
        <w:rPr>
          <w:b/>
          <w:lang w:eastAsia="fr-FR"/>
        </w:rPr>
        <w:t>âche,</w:t>
      </w:r>
      <w:r>
        <w:rPr>
          <w:b/>
          <w:lang w:eastAsia="fr-FR"/>
        </w:rPr>
        <w:t xml:space="preserve"> d’un événement….</w:t>
      </w:r>
    </w:p>
    <w:p w:rsidR="00807A5A" w:rsidRPr="003E51ED" w:rsidRDefault="00807A5A" w:rsidP="00807A5A">
      <w:pPr>
        <w:rPr>
          <w:lang w:eastAsia="fr-FR"/>
        </w:rPr>
      </w:pPr>
      <w:r w:rsidRPr="009520F5">
        <w:rPr>
          <w:noProof/>
          <w:lang w:eastAsia="fr-FR"/>
        </w:rPr>
        <w:drawing>
          <wp:inline distT="0" distB="0" distL="0" distR="0" wp14:anchorId="2C8C43FD" wp14:editId="1C1909D1">
            <wp:extent cx="5753100" cy="609600"/>
            <wp:effectExtent l="133350" t="76200" r="133350" b="7620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rotWithShape="1">
                    <a:blip r:embed="rId61">
                      <a:extLst>
                        <a:ext uri="{28A0092B-C50C-407E-A947-70E740481C1C}">
                          <a14:useLocalDpi xmlns:a14="http://schemas.microsoft.com/office/drawing/2010/main" val="0"/>
                        </a:ext>
                      </a:extLst>
                    </a:blip>
                    <a:srcRect l="17196" t="60870" r="2520" b="24132"/>
                    <a:stretch/>
                  </pic:blipFill>
                  <pic:spPr bwMode="auto">
                    <a:xfrm>
                      <a:off x="0" y="0"/>
                      <a:ext cx="5753100" cy="60960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inline>
        </w:drawing>
      </w:r>
    </w:p>
    <w:p w:rsidR="00807A5A" w:rsidRDefault="00807A5A" w:rsidP="00807A5A">
      <w:r w:rsidRPr="009520F5">
        <w:rPr>
          <w:noProof/>
          <w:lang w:eastAsia="fr-FR"/>
        </w:rPr>
        <w:drawing>
          <wp:inline distT="0" distB="0" distL="0" distR="0" wp14:anchorId="079A66A7" wp14:editId="4960D255">
            <wp:extent cx="5848350" cy="819150"/>
            <wp:effectExtent l="95250" t="76200" r="76200" b="3810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93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8350" cy="819150"/>
                    </a:xfrm>
                    <a:prstGeom prst="rect">
                      <a:avLst/>
                    </a:prstGeom>
                    <a:noFill/>
                    <a:ln w="19050" cmpd="sng">
                      <a:noFill/>
                      <a:miter lim="800000"/>
                      <a:headEnd/>
                      <a:tailEnd/>
                    </a:ln>
                    <a:effectLst>
                      <a:outerShdw blurRad="63500" sx="102000" sy="102000" algn="ctr" rotWithShape="0">
                        <a:prstClr val="black">
                          <a:alpha val="40000"/>
                        </a:prstClr>
                      </a:outerShdw>
                    </a:effectLst>
                  </pic:spPr>
                </pic:pic>
              </a:graphicData>
            </a:graphic>
          </wp:inline>
        </w:drawing>
      </w:r>
    </w:p>
    <w:p w:rsidR="00807A5A" w:rsidRDefault="00807A5A" w:rsidP="00807A5A">
      <w:pPr>
        <w:pStyle w:val="Titre2"/>
      </w:pPr>
      <w:bookmarkStart w:id="171" w:name="_Toc350945438"/>
      <w:bookmarkStart w:id="172" w:name="_Ref351107759"/>
      <w:bookmarkStart w:id="173" w:name="_Ref351107762"/>
      <w:bookmarkStart w:id="174" w:name="_Toc351113062"/>
      <w:bookmarkStart w:id="175" w:name="_Toc402791497"/>
      <w:r>
        <w:t>Utiliser les Activités</w:t>
      </w:r>
      <w:bookmarkEnd w:id="171"/>
      <w:bookmarkEnd w:id="172"/>
      <w:bookmarkEnd w:id="173"/>
      <w:bookmarkEnd w:id="174"/>
      <w:bookmarkEnd w:id="175"/>
    </w:p>
    <w:p w:rsidR="00807A5A" w:rsidRDefault="00807A5A" w:rsidP="00807A5A">
      <w:r>
        <w:t xml:space="preserve">L’outil </w:t>
      </w:r>
      <w:proofErr w:type="spellStart"/>
      <w:r>
        <w:t>Salesforce</w:t>
      </w:r>
      <w:proofErr w:type="spellEnd"/>
      <w:r>
        <w:t xml:space="preserve"> vous permet de gérer différents types d’activités directement dans la solution :</w:t>
      </w:r>
    </w:p>
    <w:p w:rsidR="00807A5A" w:rsidRDefault="00807A5A" w:rsidP="00854571">
      <w:pPr>
        <w:pStyle w:val="Paragraphedeliste"/>
        <w:numPr>
          <w:ilvl w:val="0"/>
          <w:numId w:val="9"/>
        </w:numPr>
        <w:spacing w:after="120" w:line="240" w:lineRule="auto"/>
        <w:ind w:left="709" w:hanging="425"/>
      </w:pPr>
      <w:r>
        <w:t>Gestion des tâches</w:t>
      </w:r>
    </w:p>
    <w:p w:rsidR="00807A5A" w:rsidRDefault="00807A5A" w:rsidP="00854571">
      <w:pPr>
        <w:pStyle w:val="Paragraphedeliste"/>
        <w:numPr>
          <w:ilvl w:val="0"/>
          <w:numId w:val="9"/>
        </w:numPr>
        <w:spacing w:after="120" w:line="240" w:lineRule="auto"/>
        <w:ind w:left="709" w:hanging="425"/>
      </w:pPr>
      <w:r>
        <w:t>Gestion des événements</w:t>
      </w:r>
    </w:p>
    <w:p w:rsidR="00807A5A" w:rsidRDefault="00807A5A" w:rsidP="00854571">
      <w:pPr>
        <w:pStyle w:val="Paragraphedeliste"/>
        <w:numPr>
          <w:ilvl w:val="0"/>
          <w:numId w:val="9"/>
        </w:numPr>
        <w:spacing w:after="120" w:line="240" w:lineRule="auto"/>
        <w:ind w:left="709" w:hanging="425"/>
      </w:pPr>
      <w:r>
        <w:t>Envoi d’emails</w:t>
      </w:r>
    </w:p>
    <w:p w:rsidR="00807A5A" w:rsidRDefault="00807A5A" w:rsidP="00854571">
      <w:pPr>
        <w:pStyle w:val="Paragraphedeliste"/>
        <w:numPr>
          <w:ilvl w:val="0"/>
          <w:numId w:val="9"/>
        </w:numPr>
        <w:spacing w:after="120" w:line="240" w:lineRule="auto"/>
        <w:ind w:left="709" w:hanging="425"/>
      </w:pPr>
      <w:r>
        <w:t>Consignation d’un appel</w:t>
      </w:r>
    </w:p>
    <w:p w:rsidR="00807A5A" w:rsidRDefault="00807A5A" w:rsidP="00854571">
      <w:pPr>
        <w:pStyle w:val="Paragraphedeliste"/>
        <w:numPr>
          <w:ilvl w:val="0"/>
          <w:numId w:val="9"/>
        </w:numPr>
        <w:spacing w:after="120" w:line="240" w:lineRule="auto"/>
        <w:ind w:left="709" w:hanging="425"/>
      </w:pPr>
      <w:r>
        <w:t>Publipostage</w:t>
      </w:r>
    </w:p>
    <w:p w:rsidR="00807A5A" w:rsidRDefault="00807A5A" w:rsidP="00854571">
      <w:pPr>
        <w:pStyle w:val="Paragraphedeliste"/>
        <w:numPr>
          <w:ilvl w:val="0"/>
          <w:numId w:val="9"/>
        </w:numPr>
        <w:spacing w:after="120" w:line="240" w:lineRule="auto"/>
        <w:ind w:left="709" w:hanging="425"/>
      </w:pPr>
      <w:r>
        <w:t>Demande de réunion</w:t>
      </w:r>
    </w:p>
    <w:p w:rsidR="00807A5A" w:rsidRDefault="005E7BDF" w:rsidP="00807A5A">
      <w:r>
        <w:t xml:space="preserve">Ces activités sont </w:t>
      </w:r>
      <w:r w:rsidR="00807A5A">
        <w:t>accessibles à partir des onglets suivants :</w:t>
      </w:r>
    </w:p>
    <w:p w:rsidR="00807A5A" w:rsidRDefault="00807A5A" w:rsidP="00854571">
      <w:pPr>
        <w:pStyle w:val="Paragraphedeliste"/>
        <w:numPr>
          <w:ilvl w:val="0"/>
          <w:numId w:val="10"/>
        </w:numPr>
        <w:spacing w:after="120" w:line="240" w:lineRule="auto"/>
        <w:rPr>
          <w:lang w:eastAsia="fr-FR"/>
        </w:rPr>
      </w:pPr>
      <w:r>
        <w:rPr>
          <w:lang w:eastAsia="fr-FR"/>
        </w:rPr>
        <w:t>Accueil</w:t>
      </w:r>
    </w:p>
    <w:p w:rsidR="00807A5A" w:rsidRDefault="00A446EA" w:rsidP="00854571">
      <w:pPr>
        <w:pStyle w:val="Paragraphedeliste"/>
        <w:numPr>
          <w:ilvl w:val="0"/>
          <w:numId w:val="10"/>
        </w:numPr>
        <w:spacing w:after="120" w:line="240" w:lineRule="auto"/>
        <w:rPr>
          <w:lang w:eastAsia="fr-FR"/>
        </w:rPr>
      </w:pPr>
      <w:r>
        <w:rPr>
          <w:lang w:eastAsia="fr-FR"/>
        </w:rPr>
        <w:t>C</w:t>
      </w:r>
      <w:r w:rsidR="00807A5A">
        <w:rPr>
          <w:lang w:eastAsia="fr-FR"/>
        </w:rPr>
        <w:t>omptes</w:t>
      </w:r>
    </w:p>
    <w:p w:rsidR="00807A5A" w:rsidRDefault="00A446EA" w:rsidP="00854571">
      <w:pPr>
        <w:pStyle w:val="Paragraphedeliste"/>
        <w:numPr>
          <w:ilvl w:val="0"/>
          <w:numId w:val="10"/>
        </w:numPr>
        <w:spacing w:after="120" w:line="240" w:lineRule="auto"/>
        <w:rPr>
          <w:lang w:eastAsia="fr-FR"/>
        </w:rPr>
      </w:pPr>
      <w:r>
        <w:rPr>
          <w:lang w:eastAsia="fr-FR"/>
        </w:rPr>
        <w:t>C</w:t>
      </w:r>
      <w:r w:rsidR="00807A5A">
        <w:rPr>
          <w:lang w:eastAsia="fr-FR"/>
        </w:rPr>
        <w:t>ontacts</w:t>
      </w:r>
    </w:p>
    <w:p w:rsidR="00807A5A" w:rsidRDefault="00A446EA" w:rsidP="00854571">
      <w:pPr>
        <w:pStyle w:val="Paragraphedeliste"/>
        <w:numPr>
          <w:ilvl w:val="0"/>
          <w:numId w:val="10"/>
        </w:numPr>
        <w:spacing w:after="120" w:line="240" w:lineRule="auto"/>
        <w:rPr>
          <w:lang w:eastAsia="fr-FR"/>
        </w:rPr>
      </w:pPr>
      <w:r>
        <w:rPr>
          <w:lang w:eastAsia="fr-FR"/>
        </w:rPr>
        <w:t>C</w:t>
      </w:r>
      <w:r w:rsidR="00807A5A">
        <w:rPr>
          <w:lang w:eastAsia="fr-FR"/>
        </w:rPr>
        <w:t xml:space="preserve">ampagnes </w:t>
      </w:r>
    </w:p>
    <w:p w:rsidR="00807A5A" w:rsidRDefault="00DC32FA" w:rsidP="00854571">
      <w:pPr>
        <w:pStyle w:val="Paragraphedeliste"/>
        <w:numPr>
          <w:ilvl w:val="0"/>
          <w:numId w:val="10"/>
        </w:numPr>
        <w:spacing w:after="120" w:line="240" w:lineRule="auto"/>
        <w:rPr>
          <w:lang w:eastAsia="fr-FR"/>
        </w:rPr>
      </w:pPr>
      <w:r>
        <w:rPr>
          <w:lang w:eastAsia="fr-FR"/>
        </w:rPr>
        <w:t>Opportunités</w:t>
      </w:r>
    </w:p>
    <w:p w:rsidR="00DC32FA" w:rsidRDefault="00DC32FA" w:rsidP="00854571">
      <w:pPr>
        <w:pStyle w:val="Paragraphedeliste"/>
        <w:numPr>
          <w:ilvl w:val="0"/>
          <w:numId w:val="10"/>
        </w:numPr>
        <w:spacing w:after="120" w:line="240" w:lineRule="auto"/>
        <w:rPr>
          <w:lang w:eastAsia="fr-FR"/>
        </w:rPr>
      </w:pPr>
      <w:r>
        <w:rPr>
          <w:lang w:eastAsia="fr-FR"/>
        </w:rPr>
        <w:t xml:space="preserve">Requêtes </w:t>
      </w:r>
    </w:p>
    <w:p w:rsidR="00807A5A" w:rsidRPr="008B2A1D" w:rsidRDefault="00807A5A" w:rsidP="00807A5A"/>
    <w:p w:rsidR="00807A5A" w:rsidRDefault="00807A5A" w:rsidP="00807A5A">
      <w:pPr>
        <w:pStyle w:val="Titre2"/>
      </w:pPr>
      <w:bookmarkStart w:id="176" w:name="_Toc350945439"/>
      <w:bookmarkStart w:id="177" w:name="_Toc351113063"/>
      <w:bookmarkStart w:id="178" w:name="_Toc402791498"/>
      <w:r>
        <w:t>Gérer les Tâches</w:t>
      </w:r>
      <w:bookmarkEnd w:id="176"/>
      <w:bookmarkEnd w:id="177"/>
      <w:bookmarkEnd w:id="178"/>
    </w:p>
    <w:p w:rsidR="00807A5A" w:rsidRDefault="00807A5A" w:rsidP="00807A5A">
      <w:pPr>
        <w:jc w:val="both"/>
      </w:pPr>
      <w:r>
        <w:rPr>
          <w:rStyle w:val="hps"/>
        </w:rPr>
        <w:t>Une tâche</w:t>
      </w:r>
      <w:r>
        <w:t xml:space="preserve"> </w:t>
      </w:r>
      <w:r>
        <w:rPr>
          <w:rStyle w:val="hps"/>
        </w:rPr>
        <w:t>est visible</w:t>
      </w:r>
      <w:r>
        <w:t xml:space="preserve"> </w:t>
      </w:r>
      <w:r>
        <w:rPr>
          <w:rStyle w:val="hps"/>
        </w:rPr>
        <w:t>par son propriétaire</w:t>
      </w:r>
      <w:r>
        <w:t xml:space="preserve">, </w:t>
      </w:r>
      <w:r>
        <w:rPr>
          <w:rStyle w:val="hps"/>
        </w:rPr>
        <w:t>sa hiérarchie</w:t>
      </w:r>
      <w:r>
        <w:t xml:space="preserve"> </w:t>
      </w:r>
      <w:r>
        <w:rPr>
          <w:rStyle w:val="hps"/>
        </w:rPr>
        <w:t>et par ceux qui</w:t>
      </w:r>
      <w:r>
        <w:t xml:space="preserve"> </w:t>
      </w:r>
      <w:r>
        <w:rPr>
          <w:rStyle w:val="hps"/>
        </w:rPr>
        <w:t>peuvent</w:t>
      </w:r>
      <w:r>
        <w:t xml:space="preserve"> </w:t>
      </w:r>
      <w:r>
        <w:rPr>
          <w:rStyle w:val="hps"/>
        </w:rPr>
        <w:t>voir</w:t>
      </w:r>
      <w:r>
        <w:t xml:space="preserve"> </w:t>
      </w:r>
      <w:r>
        <w:rPr>
          <w:rStyle w:val="hps"/>
        </w:rPr>
        <w:t>l’objet sur lequel</w:t>
      </w:r>
      <w:r>
        <w:t xml:space="preserve"> </w:t>
      </w:r>
      <w:r>
        <w:rPr>
          <w:rStyle w:val="hps"/>
        </w:rPr>
        <w:t>elle est liée à</w:t>
      </w:r>
      <w:r>
        <w:t xml:space="preserve"> </w:t>
      </w:r>
      <w:r w:rsidRPr="00B25EFC">
        <w:rPr>
          <w:rStyle w:val="hps"/>
          <w:i/>
        </w:rPr>
        <w:t>(</w:t>
      </w:r>
      <w:r w:rsidRPr="00B25EFC">
        <w:rPr>
          <w:i/>
        </w:rPr>
        <w:t>Ex</w:t>
      </w:r>
      <w:r w:rsidR="00B25EFC">
        <w:rPr>
          <w:i/>
        </w:rPr>
        <w:t>emple</w:t>
      </w:r>
      <w:r w:rsidRPr="00B25EFC">
        <w:rPr>
          <w:i/>
        </w:rPr>
        <w:t xml:space="preserve"> : </w:t>
      </w:r>
      <w:r w:rsidRPr="00B25EFC">
        <w:rPr>
          <w:rStyle w:val="hps"/>
          <w:i/>
        </w:rPr>
        <w:t>si je crée</w:t>
      </w:r>
      <w:r w:rsidRPr="00B25EFC">
        <w:rPr>
          <w:i/>
        </w:rPr>
        <w:t xml:space="preserve"> </w:t>
      </w:r>
      <w:r w:rsidRPr="00B25EFC">
        <w:rPr>
          <w:rStyle w:val="hps"/>
          <w:i/>
        </w:rPr>
        <w:t>une tâche sur un</w:t>
      </w:r>
      <w:r w:rsidRPr="00B25EFC">
        <w:rPr>
          <w:i/>
        </w:rPr>
        <w:t xml:space="preserve"> </w:t>
      </w:r>
      <w:r w:rsidRPr="00B25EFC">
        <w:rPr>
          <w:rStyle w:val="hps"/>
          <w:i/>
        </w:rPr>
        <w:t>contact, il</w:t>
      </w:r>
      <w:r w:rsidRPr="00B25EFC">
        <w:rPr>
          <w:i/>
        </w:rPr>
        <w:t xml:space="preserve"> </w:t>
      </w:r>
      <w:r w:rsidRPr="00B25EFC">
        <w:rPr>
          <w:rStyle w:val="hps"/>
          <w:i/>
        </w:rPr>
        <w:t>sera visible par</w:t>
      </w:r>
      <w:r w:rsidRPr="00B25EFC">
        <w:rPr>
          <w:i/>
        </w:rPr>
        <w:t xml:space="preserve"> </w:t>
      </w:r>
      <w:r w:rsidRPr="00B25EFC">
        <w:rPr>
          <w:rStyle w:val="hps"/>
          <w:i/>
        </w:rPr>
        <w:t>toutes les personnes</w:t>
      </w:r>
      <w:r w:rsidRPr="00B25EFC">
        <w:rPr>
          <w:i/>
        </w:rPr>
        <w:t xml:space="preserve"> </w:t>
      </w:r>
      <w:r w:rsidRPr="00B25EFC">
        <w:rPr>
          <w:rStyle w:val="hps"/>
          <w:i/>
        </w:rPr>
        <w:t>étant</w:t>
      </w:r>
      <w:r w:rsidRPr="00B25EFC">
        <w:rPr>
          <w:i/>
        </w:rPr>
        <w:t xml:space="preserve"> </w:t>
      </w:r>
      <w:r w:rsidRPr="00B25EFC">
        <w:rPr>
          <w:rStyle w:val="hps"/>
          <w:i/>
        </w:rPr>
        <w:t>en mesure de voir</w:t>
      </w:r>
      <w:r w:rsidRPr="00B25EFC">
        <w:rPr>
          <w:i/>
        </w:rPr>
        <w:t xml:space="preserve"> </w:t>
      </w:r>
      <w:r w:rsidRPr="00B25EFC">
        <w:rPr>
          <w:rStyle w:val="hps"/>
          <w:i/>
        </w:rPr>
        <w:t>le contact</w:t>
      </w:r>
      <w:r w:rsidRPr="00B25EFC">
        <w:rPr>
          <w:i/>
        </w:rPr>
        <w:t>).</w:t>
      </w:r>
    </w:p>
    <w:p w:rsidR="00807A5A" w:rsidRDefault="00807A5A" w:rsidP="00807A5A">
      <w:pPr>
        <w:jc w:val="both"/>
      </w:pPr>
    </w:p>
    <w:p w:rsidR="00807A5A" w:rsidRDefault="00807A5A" w:rsidP="00807A5A">
      <w:pPr>
        <w:jc w:val="both"/>
      </w:pPr>
    </w:p>
    <w:p w:rsidR="00807A5A" w:rsidRDefault="00807A5A" w:rsidP="0087428F">
      <w:pPr>
        <w:jc w:val="both"/>
        <w:rPr>
          <w:lang w:eastAsia="fr-FR"/>
        </w:rPr>
      </w:pPr>
      <w:r>
        <w:rPr>
          <w:rStyle w:val="hps"/>
        </w:rPr>
        <w:lastRenderedPageBreak/>
        <w:t>Les tâches peuvent être</w:t>
      </w:r>
      <w:r>
        <w:t xml:space="preserve"> </w:t>
      </w:r>
      <w:r>
        <w:rPr>
          <w:rStyle w:val="hps"/>
        </w:rPr>
        <w:t>créées à partir de</w:t>
      </w:r>
      <w:r>
        <w:t xml:space="preserve"> </w:t>
      </w:r>
      <w:r>
        <w:rPr>
          <w:rStyle w:val="hps"/>
        </w:rPr>
        <w:t>la page d’accueil</w:t>
      </w:r>
      <w:r>
        <w:t xml:space="preserve"> </w:t>
      </w:r>
      <w:r>
        <w:rPr>
          <w:rStyle w:val="hps"/>
        </w:rPr>
        <w:t>ou</w:t>
      </w:r>
      <w:r>
        <w:t xml:space="preserve"> </w:t>
      </w:r>
      <w:r>
        <w:rPr>
          <w:rStyle w:val="hps"/>
        </w:rPr>
        <w:t>à partir d’objets</w:t>
      </w:r>
      <w:r>
        <w:t xml:space="preserve"> </w:t>
      </w:r>
      <w:r>
        <w:rPr>
          <w:rStyle w:val="hps"/>
        </w:rPr>
        <w:t>tels que</w:t>
      </w:r>
      <w:r>
        <w:t xml:space="preserve"> </w:t>
      </w:r>
      <w:r>
        <w:rPr>
          <w:rStyle w:val="hps"/>
        </w:rPr>
        <w:t>les comptes, les</w:t>
      </w:r>
      <w:r>
        <w:t xml:space="preserve"> </w:t>
      </w:r>
      <w:r>
        <w:rPr>
          <w:rStyle w:val="hps"/>
        </w:rPr>
        <w:t>contacts</w:t>
      </w:r>
      <w:r>
        <w:t xml:space="preserve">, </w:t>
      </w:r>
      <w:r>
        <w:rPr>
          <w:lang w:eastAsia="fr-FR"/>
        </w:rPr>
        <w:t>les campagnes ou les comptes rendus.</w:t>
      </w:r>
    </w:p>
    <w:p w:rsidR="00807A5A" w:rsidRPr="00262708" w:rsidRDefault="00807A5A" w:rsidP="00807A5A">
      <w:pPr>
        <w:pStyle w:val="Titre3"/>
        <w:spacing w:line="240" w:lineRule="auto"/>
        <w:rPr>
          <w:color w:val="C00000"/>
        </w:rPr>
      </w:pPr>
      <w:bookmarkStart w:id="179" w:name="_Toc402791499"/>
      <w:r w:rsidRPr="00262708">
        <w:rPr>
          <w:color w:val="C00000"/>
        </w:rPr>
        <w:t>Définition</w:t>
      </w:r>
      <w:bookmarkEnd w:id="179"/>
    </w:p>
    <w:p w:rsidR="00807A5A" w:rsidRDefault="00807A5A" w:rsidP="0087428F">
      <w:pPr>
        <w:jc w:val="both"/>
        <w:rPr>
          <w:b/>
        </w:rPr>
      </w:pPr>
      <w:r>
        <w:t xml:space="preserve">Une tâche est un rappel pour une action à réaliser avant une </w:t>
      </w:r>
      <w:r w:rsidRPr="009B1A8E">
        <w:rPr>
          <w:b/>
        </w:rPr>
        <w:t>date d’échéance</w:t>
      </w:r>
      <w:r>
        <w:t xml:space="preserve">, ou une demande d’action déléguée à un autre collaborateur. Les tâches sont donc utilisées pour </w:t>
      </w:r>
      <w:r w:rsidRPr="004C5046">
        <w:rPr>
          <w:b/>
        </w:rPr>
        <w:t>organiser ses activités, ses relances, etc.</w:t>
      </w:r>
    </w:p>
    <w:p w:rsidR="00807A5A" w:rsidRPr="00E92D2D" w:rsidRDefault="00807A5A" w:rsidP="00807A5A">
      <w:pPr>
        <w:rPr>
          <w:rStyle w:val="shorttext"/>
          <w:lang w:val="en-US"/>
        </w:rPr>
      </w:pPr>
      <w:r>
        <w:rPr>
          <w:rStyle w:val="hps"/>
        </w:rPr>
        <w:t>Les tâches peuvent être </w:t>
      </w:r>
      <w:r>
        <w:rPr>
          <w:rStyle w:val="shorttext"/>
        </w:rPr>
        <w:t>:</w:t>
      </w:r>
    </w:p>
    <w:p w:rsidR="00807A5A" w:rsidRDefault="00807A5A" w:rsidP="00854571">
      <w:pPr>
        <w:widowControl w:val="0"/>
        <w:numPr>
          <w:ilvl w:val="0"/>
          <w:numId w:val="11"/>
        </w:numPr>
        <w:spacing w:after="120" w:line="240" w:lineRule="auto"/>
        <w:jc w:val="both"/>
        <w:rPr>
          <w:rStyle w:val="hps"/>
        </w:rPr>
      </w:pPr>
      <w:r w:rsidRPr="007D5E8F">
        <w:rPr>
          <w:b/>
        </w:rPr>
        <w:t xml:space="preserve">Tâches Simples </w:t>
      </w:r>
      <w:r>
        <w:rPr>
          <w:rStyle w:val="hps"/>
        </w:rPr>
        <w:t>comme un rappel</w:t>
      </w:r>
      <w:r>
        <w:t xml:space="preserve"> </w:t>
      </w:r>
      <w:r>
        <w:rPr>
          <w:rStyle w:val="hps"/>
        </w:rPr>
        <w:t>personnel</w:t>
      </w:r>
    </w:p>
    <w:p w:rsidR="00807A5A" w:rsidRPr="00E92D2D" w:rsidRDefault="00807A5A" w:rsidP="00854571">
      <w:pPr>
        <w:widowControl w:val="0"/>
        <w:numPr>
          <w:ilvl w:val="0"/>
          <w:numId w:val="11"/>
        </w:numPr>
        <w:spacing w:after="120" w:line="240" w:lineRule="auto"/>
        <w:jc w:val="both"/>
      </w:pPr>
      <w:r w:rsidRPr="007D5E8F">
        <w:rPr>
          <w:b/>
        </w:rPr>
        <w:t xml:space="preserve">Tâches E-mail </w:t>
      </w:r>
      <w:r>
        <w:rPr>
          <w:b/>
        </w:rPr>
        <w:t xml:space="preserve">qui </w:t>
      </w:r>
      <w:r>
        <w:rPr>
          <w:rStyle w:val="hps"/>
        </w:rPr>
        <w:t>sont créées automatiquement</w:t>
      </w:r>
      <w:r>
        <w:t xml:space="preserve"> </w:t>
      </w:r>
      <w:r>
        <w:rPr>
          <w:rStyle w:val="hps"/>
        </w:rPr>
        <w:t>lors de la réception</w:t>
      </w:r>
      <w:r>
        <w:t xml:space="preserve"> </w:t>
      </w:r>
      <w:r>
        <w:rPr>
          <w:rStyle w:val="hps"/>
        </w:rPr>
        <w:t>ou</w:t>
      </w:r>
      <w:r>
        <w:t xml:space="preserve"> </w:t>
      </w:r>
      <w:r>
        <w:rPr>
          <w:rStyle w:val="hps"/>
        </w:rPr>
        <w:t>l’envoi d’un</w:t>
      </w:r>
      <w:r>
        <w:t xml:space="preserve"> </w:t>
      </w:r>
      <w:r>
        <w:rPr>
          <w:rStyle w:val="hps"/>
        </w:rPr>
        <w:t>e</w:t>
      </w:r>
      <w:r>
        <w:t>-mail.</w:t>
      </w:r>
    </w:p>
    <w:p w:rsidR="00807A5A" w:rsidRDefault="00807A5A" w:rsidP="00854571">
      <w:pPr>
        <w:widowControl w:val="0"/>
        <w:numPr>
          <w:ilvl w:val="0"/>
          <w:numId w:val="11"/>
        </w:numPr>
        <w:spacing w:after="120" w:line="240" w:lineRule="auto"/>
        <w:jc w:val="both"/>
        <w:rPr>
          <w:rStyle w:val="hps"/>
        </w:rPr>
      </w:pPr>
      <w:r w:rsidRPr="00E92D2D">
        <w:rPr>
          <w:b/>
        </w:rPr>
        <w:t>Appel</w:t>
      </w:r>
      <w:r w:rsidRPr="00E92D2D">
        <w:t xml:space="preserve"> </w:t>
      </w:r>
      <w:r>
        <w:rPr>
          <w:rStyle w:val="hps"/>
        </w:rPr>
        <w:t>vous permettant de suivre</w:t>
      </w:r>
      <w:r>
        <w:t xml:space="preserve"> </w:t>
      </w:r>
      <w:r>
        <w:rPr>
          <w:rStyle w:val="hps"/>
        </w:rPr>
        <w:t>les appels téléphoniques</w:t>
      </w:r>
      <w:r>
        <w:t xml:space="preserve"> </w:t>
      </w:r>
      <w:r>
        <w:rPr>
          <w:rStyle w:val="hps"/>
        </w:rPr>
        <w:t>que vous avez faits.</w:t>
      </w:r>
    </w:p>
    <w:p w:rsidR="00807A5A" w:rsidRDefault="00807A5A" w:rsidP="00807A5A"/>
    <w:p w:rsidR="00807A5A" w:rsidRPr="00262708" w:rsidRDefault="00807A5A" w:rsidP="00807A5A">
      <w:pPr>
        <w:pStyle w:val="Titre3"/>
        <w:spacing w:line="240" w:lineRule="auto"/>
        <w:rPr>
          <w:color w:val="C00000"/>
        </w:rPr>
      </w:pPr>
      <w:bookmarkStart w:id="180" w:name="_Toc350945440"/>
      <w:bookmarkStart w:id="181" w:name="_Ref351015194"/>
      <w:bookmarkStart w:id="182" w:name="_Ref351015202"/>
      <w:bookmarkStart w:id="183" w:name="_Toc351113064"/>
      <w:bookmarkStart w:id="184" w:name="_Toc402791500"/>
      <w:r w:rsidRPr="00262708">
        <w:rPr>
          <w:color w:val="C00000"/>
        </w:rPr>
        <w:t>Créer une tâche</w:t>
      </w:r>
      <w:bookmarkEnd w:id="180"/>
      <w:bookmarkEnd w:id="181"/>
      <w:bookmarkEnd w:id="182"/>
      <w:bookmarkEnd w:id="183"/>
      <w:bookmarkEnd w:id="184"/>
    </w:p>
    <w:p w:rsidR="00807A5A" w:rsidRDefault="00807A5A" w:rsidP="00807A5A"/>
    <w:p w:rsidR="00807A5A" w:rsidRDefault="00807A5A" w:rsidP="00807A5A">
      <w:r>
        <w:t>Sur l’écran du contact par exemple, dans liste associée « Activités en cours » :</w:t>
      </w:r>
    </w:p>
    <w:p w:rsidR="00807A5A" w:rsidRDefault="00807A5A" w:rsidP="00854571">
      <w:pPr>
        <w:pStyle w:val="Paragraphedeliste"/>
        <w:numPr>
          <w:ilvl w:val="0"/>
          <w:numId w:val="8"/>
        </w:numPr>
        <w:spacing w:after="120" w:line="240" w:lineRule="auto"/>
      </w:pPr>
      <w:r>
        <w:t xml:space="preserve">Cliquez sur </w:t>
      </w:r>
      <w:r>
        <w:rPr>
          <w:b/>
          <w:i/>
        </w:rPr>
        <w:t>Nouvelle tâche </w:t>
      </w:r>
      <w:r w:rsidRPr="009B1A8E">
        <w:rPr>
          <w:b/>
          <w:i/>
        </w:rPr>
        <w:t xml:space="preserve"> </w:t>
      </w:r>
      <w:r>
        <w:t>sur la liste des activités.</w:t>
      </w:r>
    </w:p>
    <w:p w:rsidR="00807A5A" w:rsidRDefault="004427EF" w:rsidP="00262708">
      <w:pPr>
        <w:spacing w:after="0"/>
        <w:jc w:val="center"/>
      </w:pPr>
      <w:r>
        <w:rPr>
          <w:noProof/>
          <w:lang w:eastAsia="fr-FR"/>
        </w:rPr>
        <mc:AlternateContent>
          <mc:Choice Requires="wps">
            <w:drawing>
              <wp:anchor distT="0" distB="0" distL="114300" distR="114300" simplePos="0" relativeHeight="251621888" behindDoc="0" locked="0" layoutInCell="1" allowOverlap="1">
                <wp:simplePos x="0" y="0"/>
                <wp:positionH relativeFrom="column">
                  <wp:posOffset>3323590</wp:posOffset>
                </wp:positionH>
                <wp:positionV relativeFrom="paragraph">
                  <wp:posOffset>173355</wp:posOffset>
                </wp:positionV>
                <wp:extent cx="775335" cy="197485"/>
                <wp:effectExtent l="0" t="0" r="24765" b="12065"/>
                <wp:wrapNone/>
                <wp:docPr id="491" name="Rectangle à coins arrondis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335" cy="197485"/>
                        </a:xfrm>
                        <a:prstGeom prst="roundRect">
                          <a:avLst>
                            <a:gd name="adj" fmla="val 16667"/>
                          </a:avLst>
                        </a:prstGeom>
                        <a:noFill/>
                        <a:ln w="19050" cmpd="sng">
                          <a:solidFill>
                            <a:srgbClr val="C00000"/>
                          </a:solidFill>
                          <a:round/>
                          <a:headEnd type="none" w="med" len="med"/>
                          <a:tailEnd type="none" w="med" len="med"/>
                        </a:ln>
                        <a:extLst>
                          <a:ext uri="{909E8E84-426E-40dd-AFC4-6F175D3DCCD1}"/>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4B7716" id="Rectangle à coins arrondis 491" o:spid="_x0000_s1026" style="position:absolute;margin-left:261.7pt;margin-top:13.65pt;width:61.05pt;height:15.5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" filled="f" strokecolor="#c00000" strokeweight="1.5pt"/>
            </w:pict>
          </mc:Fallback>
        </mc:AlternateContent>
      </w:r>
      <w:r w:rsidR="00807A5A" w:rsidRPr="009520F5">
        <w:rPr>
          <w:noProof/>
          <w:lang w:eastAsia="fr-FR"/>
        </w:rPr>
        <w:drawing>
          <wp:inline distT="0" distB="0" distL="0" distR="0" wp14:anchorId="2271F387" wp14:editId="0898440F">
            <wp:extent cx="2918460" cy="746125"/>
            <wp:effectExtent l="76200" t="76200" r="72390" b="34925"/>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2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8460" cy="746125"/>
                    </a:xfrm>
                    <a:prstGeom prst="rect">
                      <a:avLst/>
                    </a:prstGeom>
                    <a:noFill/>
                    <a:ln w="19050" cmpd="sng">
                      <a:noFill/>
                      <a:miter lim="800000"/>
                      <a:headEnd/>
                      <a:tailEnd/>
                    </a:ln>
                    <a:effectLst>
                      <a:outerShdw blurRad="63500" sx="102000" sy="102000" algn="ctr" rotWithShape="0">
                        <a:prstClr val="black">
                          <a:alpha val="40000"/>
                        </a:prstClr>
                      </a:outerShdw>
                    </a:effectLst>
                  </pic:spPr>
                </pic:pic>
              </a:graphicData>
            </a:graphic>
          </wp:inline>
        </w:drawing>
      </w:r>
    </w:p>
    <w:p w:rsidR="00807A5A" w:rsidRDefault="00807A5A" w:rsidP="00854571">
      <w:pPr>
        <w:pStyle w:val="Paragraphedeliste"/>
        <w:numPr>
          <w:ilvl w:val="0"/>
          <w:numId w:val="8"/>
        </w:numPr>
        <w:spacing w:after="120" w:line="240" w:lineRule="auto"/>
      </w:pPr>
      <w:r>
        <w:t>Définissez  l’</w:t>
      </w:r>
      <w:r>
        <w:rPr>
          <w:b/>
          <w:i/>
        </w:rPr>
        <w:t>O</w:t>
      </w:r>
      <w:r w:rsidRPr="00DD1726">
        <w:rPr>
          <w:b/>
          <w:i/>
        </w:rPr>
        <w:t>bjet</w:t>
      </w:r>
      <w:r>
        <w:t xml:space="preserve"> de la tâche en saisie libre ou en utilisant la liste proposée.</w:t>
      </w:r>
    </w:p>
    <w:p w:rsidR="00807A5A" w:rsidRDefault="00807A5A" w:rsidP="00854571">
      <w:pPr>
        <w:pStyle w:val="Paragraphedeliste"/>
        <w:numPr>
          <w:ilvl w:val="0"/>
          <w:numId w:val="8"/>
        </w:numPr>
        <w:spacing w:after="120" w:line="240" w:lineRule="auto"/>
      </w:pPr>
      <w:r>
        <w:t>Définissez la date d’</w:t>
      </w:r>
      <w:r>
        <w:rPr>
          <w:b/>
          <w:i/>
        </w:rPr>
        <w:t>E</w:t>
      </w:r>
      <w:r w:rsidRPr="00DD1726">
        <w:rPr>
          <w:b/>
          <w:i/>
        </w:rPr>
        <w:t>chéance</w:t>
      </w:r>
      <w:r>
        <w:t xml:space="preserve"> de la tâche à l’aide du calendrier incorporé.</w:t>
      </w:r>
    </w:p>
    <w:p w:rsidR="00262708" w:rsidRDefault="00262708" w:rsidP="00262708">
      <w:pPr>
        <w:rPr>
          <w:b/>
          <w:color w:val="FF0000"/>
        </w:rPr>
      </w:pPr>
    </w:p>
    <w:p w:rsidR="00807A5A" w:rsidRPr="00480293" w:rsidRDefault="00441543" w:rsidP="00A446EA">
      <w:pPr>
        <w:pStyle w:val="important0"/>
        <w:rPr>
          <w:lang w:val="fr-FR"/>
        </w:rPr>
      </w:pPr>
      <w:r>
        <w:rPr>
          <w:noProof/>
          <w:lang w:val="fr-FR"/>
        </w:rPr>
        <w:drawing>
          <wp:inline distT="0" distB="0" distL="0" distR="0" wp14:anchorId="5477A7E6" wp14:editId="0D710217">
            <wp:extent cx="180975" cy="123825"/>
            <wp:effectExtent l="0" t="0" r="9525" b="9525"/>
            <wp:docPr id="121" name="Image 21" descr="http://www.ac-reims.fr/editice/images/stories/EPS/new_structure_site/medias/photos/communication_IA-IPR/import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ac-reims.fr/editice/images/stories/EPS/new_structure_site/medias/photos/communication_IA-IPR/importan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00262708" w:rsidRPr="00480293">
        <w:rPr>
          <w:b/>
          <w:color w:val="FF0000"/>
          <w:lang w:val="fr-FR"/>
        </w:rPr>
        <w:t xml:space="preserve"> </w:t>
      </w:r>
      <w:r w:rsidR="00262708" w:rsidRPr="00480293">
        <w:rPr>
          <w:b/>
          <w:bCs/>
          <w:color w:val="FF0000"/>
          <w:lang w:val="fr-FR"/>
        </w:rPr>
        <w:t>Important</w:t>
      </w:r>
      <w:r w:rsidR="00262708" w:rsidRPr="00480293">
        <w:rPr>
          <w:lang w:val="fr-FR"/>
        </w:rPr>
        <w:t> </w:t>
      </w:r>
      <w:r w:rsidR="00262708" w:rsidRPr="00480293">
        <w:rPr>
          <w:color w:val="C00000"/>
          <w:lang w:val="fr-FR"/>
        </w:rPr>
        <w:t>:</w:t>
      </w:r>
      <w:r w:rsidR="00262708" w:rsidRPr="00480293">
        <w:rPr>
          <w:lang w:val="fr-FR"/>
        </w:rPr>
        <w:t xml:space="preserve"> </w:t>
      </w:r>
      <w:r w:rsidR="00807A5A" w:rsidRPr="00480293">
        <w:rPr>
          <w:lang w:val="fr-FR"/>
        </w:rPr>
        <w:t>Nous avons créé la tâche à partir du contact. Les informations du contact sont donc pré-remplies.</w:t>
      </w:r>
    </w:p>
    <w:p w:rsidR="00A446EA" w:rsidRDefault="00A446EA" w:rsidP="00A446EA">
      <w:pPr>
        <w:pStyle w:val="Paragraphedeliste"/>
        <w:spacing w:after="120" w:line="240" w:lineRule="auto"/>
      </w:pPr>
    </w:p>
    <w:p w:rsidR="00807A5A" w:rsidRDefault="00807A5A" w:rsidP="00854571">
      <w:pPr>
        <w:pStyle w:val="Paragraphedeliste"/>
        <w:numPr>
          <w:ilvl w:val="0"/>
          <w:numId w:val="8"/>
        </w:numPr>
        <w:spacing w:after="120" w:line="240" w:lineRule="auto"/>
      </w:pPr>
      <w:r>
        <w:t>Sélectionnez le</w:t>
      </w:r>
      <w:r w:rsidRPr="00DD1726">
        <w:rPr>
          <w:b/>
          <w:i/>
        </w:rPr>
        <w:t xml:space="preserve"> Statut </w:t>
      </w:r>
      <w:r>
        <w:t>de la tâche :</w:t>
      </w:r>
    </w:p>
    <w:p w:rsidR="00807A5A" w:rsidRPr="00BF7390" w:rsidRDefault="00807A5A" w:rsidP="00854571">
      <w:pPr>
        <w:pStyle w:val="Paragraphedeliste"/>
        <w:numPr>
          <w:ilvl w:val="1"/>
          <w:numId w:val="12"/>
        </w:numPr>
        <w:spacing w:after="120" w:line="240" w:lineRule="auto"/>
        <w:rPr>
          <w:b/>
        </w:rPr>
      </w:pPr>
      <w:r w:rsidRPr="00BF7390">
        <w:rPr>
          <w:b/>
        </w:rPr>
        <w:t>Non Démarré</w:t>
      </w:r>
    </w:p>
    <w:p w:rsidR="00807A5A" w:rsidRPr="00BF7390" w:rsidRDefault="00807A5A" w:rsidP="00854571">
      <w:pPr>
        <w:pStyle w:val="Paragraphedeliste"/>
        <w:numPr>
          <w:ilvl w:val="1"/>
          <w:numId w:val="12"/>
        </w:numPr>
        <w:spacing w:after="120" w:line="240" w:lineRule="auto"/>
        <w:rPr>
          <w:b/>
        </w:rPr>
      </w:pPr>
      <w:r w:rsidRPr="00BF7390">
        <w:rPr>
          <w:b/>
        </w:rPr>
        <w:t>En cours</w:t>
      </w:r>
    </w:p>
    <w:p w:rsidR="00807A5A" w:rsidRPr="00BF7390" w:rsidRDefault="00807A5A" w:rsidP="00854571">
      <w:pPr>
        <w:pStyle w:val="Paragraphedeliste"/>
        <w:numPr>
          <w:ilvl w:val="1"/>
          <w:numId w:val="12"/>
        </w:numPr>
        <w:spacing w:after="120" w:line="240" w:lineRule="auto"/>
        <w:rPr>
          <w:b/>
        </w:rPr>
      </w:pPr>
      <w:r w:rsidRPr="00BF7390">
        <w:rPr>
          <w:b/>
        </w:rPr>
        <w:t>Terminé</w:t>
      </w:r>
    </w:p>
    <w:p w:rsidR="00807A5A" w:rsidRPr="00BF7390" w:rsidRDefault="00807A5A" w:rsidP="00854571">
      <w:pPr>
        <w:pStyle w:val="Paragraphedeliste"/>
        <w:numPr>
          <w:ilvl w:val="1"/>
          <w:numId w:val="12"/>
        </w:numPr>
        <w:spacing w:after="120" w:line="240" w:lineRule="auto"/>
        <w:rPr>
          <w:b/>
        </w:rPr>
      </w:pPr>
      <w:r w:rsidRPr="00BF7390">
        <w:rPr>
          <w:b/>
        </w:rPr>
        <w:t>En attente d’une autre personne</w:t>
      </w:r>
    </w:p>
    <w:p w:rsidR="00807A5A" w:rsidRPr="00BF7390" w:rsidRDefault="00807A5A" w:rsidP="00854571">
      <w:pPr>
        <w:pStyle w:val="Paragraphedeliste"/>
        <w:numPr>
          <w:ilvl w:val="1"/>
          <w:numId w:val="12"/>
        </w:numPr>
        <w:spacing w:after="120" w:line="240" w:lineRule="auto"/>
        <w:rPr>
          <w:b/>
        </w:rPr>
      </w:pPr>
      <w:r w:rsidRPr="00BF7390">
        <w:rPr>
          <w:b/>
        </w:rPr>
        <w:t>Reporté</w:t>
      </w:r>
    </w:p>
    <w:p w:rsidR="00807A5A" w:rsidRDefault="00807A5A" w:rsidP="00854571">
      <w:pPr>
        <w:pStyle w:val="Paragraphedeliste"/>
        <w:numPr>
          <w:ilvl w:val="0"/>
          <w:numId w:val="8"/>
        </w:numPr>
        <w:spacing w:after="120" w:line="240" w:lineRule="auto"/>
      </w:pPr>
      <w:r>
        <w:t xml:space="preserve">Sélectionnez la </w:t>
      </w:r>
      <w:r w:rsidRPr="00DD1726">
        <w:rPr>
          <w:b/>
          <w:i/>
        </w:rPr>
        <w:t xml:space="preserve">Priorité </w:t>
      </w:r>
      <w:r>
        <w:t xml:space="preserve">de la tâche : </w:t>
      </w:r>
      <w:r>
        <w:rPr>
          <w:b/>
          <w:i/>
        </w:rPr>
        <w:t>élevé, normal ou faible.</w:t>
      </w:r>
    </w:p>
    <w:p w:rsidR="00807A5A" w:rsidRDefault="00807A5A" w:rsidP="00807A5A">
      <w:r>
        <w:t xml:space="preserve">Rajouter un </w:t>
      </w:r>
      <w:r w:rsidRPr="00DD1726">
        <w:rPr>
          <w:b/>
          <w:i/>
        </w:rPr>
        <w:t>Commentaire</w:t>
      </w:r>
      <w:r>
        <w:t xml:space="preserve"> dans la zone de texte dédiée si nécessaire</w:t>
      </w:r>
    </w:p>
    <w:p w:rsidR="00807A5A" w:rsidRDefault="00807A5A" w:rsidP="00807A5A">
      <w:pPr>
        <w:jc w:val="both"/>
      </w:pPr>
    </w:p>
    <w:p w:rsidR="00262708" w:rsidRDefault="00262708" w:rsidP="00262708"/>
    <w:p w:rsidR="00262708" w:rsidRDefault="009A06CD" w:rsidP="00BF7390">
      <w:pPr>
        <w:jc w:val="center"/>
      </w:pPr>
      <w:r>
        <w:rPr>
          <w:noProof/>
          <w:lang w:eastAsia="fr-FR"/>
        </w:rPr>
        <w:drawing>
          <wp:inline distT="0" distB="0" distL="0" distR="0" wp14:anchorId="144108AA" wp14:editId="2122BF57">
            <wp:extent cx="5940425" cy="3279775"/>
            <wp:effectExtent l="0" t="0" r="3175"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279775"/>
                    </a:xfrm>
                    <a:prstGeom prst="rect">
                      <a:avLst/>
                    </a:prstGeom>
                  </pic:spPr>
                </pic:pic>
              </a:graphicData>
            </a:graphic>
          </wp:inline>
        </w:drawing>
      </w:r>
    </w:p>
    <w:p w:rsidR="00262708" w:rsidRDefault="00262708" w:rsidP="00854571">
      <w:pPr>
        <w:pStyle w:val="Paragraphedeliste"/>
        <w:numPr>
          <w:ilvl w:val="0"/>
          <w:numId w:val="8"/>
        </w:numPr>
        <w:spacing w:after="120" w:line="240" w:lineRule="auto"/>
      </w:pPr>
      <w:r>
        <w:t xml:space="preserve">Cliquez sur </w:t>
      </w:r>
      <w:r w:rsidRPr="00DD1726">
        <w:rPr>
          <w:b/>
          <w:i/>
        </w:rPr>
        <w:t xml:space="preserve">Enregistrer </w:t>
      </w:r>
      <w:r>
        <w:t>pour sauvegarder votre tâche.</w:t>
      </w:r>
    </w:p>
    <w:p w:rsidR="00262708" w:rsidRDefault="00262708" w:rsidP="00262708">
      <w:r>
        <w:t>Votre tâche sera associée au contact et au compte.</w:t>
      </w:r>
    </w:p>
    <w:p w:rsidR="00262708" w:rsidRDefault="00262708" w:rsidP="00BF7390">
      <w:pPr>
        <w:jc w:val="center"/>
      </w:pPr>
      <w:r w:rsidRPr="009520F5">
        <w:rPr>
          <w:noProof/>
          <w:lang w:eastAsia="fr-FR"/>
        </w:rPr>
        <w:drawing>
          <wp:inline distT="0" distB="0" distL="0" distR="0" wp14:anchorId="1C77E0FC" wp14:editId="3DFEF033">
            <wp:extent cx="4962525" cy="584285"/>
            <wp:effectExtent l="114300" t="76200" r="47625" b="6350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936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92562" cy="587822"/>
                    </a:xfrm>
                    <a:prstGeom prst="rect">
                      <a:avLst/>
                    </a:prstGeom>
                    <a:noFill/>
                    <a:ln w="19050" cmpd="sng">
                      <a:noFill/>
                      <a:miter lim="800000"/>
                      <a:headEnd/>
                      <a:tailEnd/>
                    </a:ln>
                    <a:effectLst>
                      <a:outerShdw blurRad="63500" sx="102000" sy="102000" algn="ctr" rotWithShape="0">
                        <a:prstClr val="black">
                          <a:alpha val="40000"/>
                        </a:prstClr>
                      </a:outerShdw>
                    </a:effectLst>
                  </pic:spPr>
                </pic:pic>
              </a:graphicData>
            </a:graphic>
          </wp:inline>
        </w:drawing>
      </w:r>
    </w:p>
    <w:p w:rsidR="00262708" w:rsidRDefault="00262708" w:rsidP="00262708">
      <w:r>
        <w:t xml:space="preserve">Votre tâche apparaitra également sur votre </w:t>
      </w:r>
      <w:r w:rsidRPr="00B73A33">
        <w:rPr>
          <w:b/>
          <w:i/>
        </w:rPr>
        <w:t xml:space="preserve">Page d’accueil </w:t>
      </w:r>
      <w:r>
        <w:t xml:space="preserve">dans la section </w:t>
      </w:r>
      <w:r w:rsidRPr="00B73A33">
        <w:rPr>
          <w:b/>
          <w:i/>
        </w:rPr>
        <w:t>Mes Tâches</w:t>
      </w:r>
      <w:r>
        <w:t>.</w:t>
      </w:r>
    </w:p>
    <w:p w:rsidR="00262708" w:rsidRDefault="009A06CD" w:rsidP="00BF7390">
      <w:pPr>
        <w:jc w:val="center"/>
      </w:pPr>
      <w:r>
        <w:rPr>
          <w:noProof/>
          <w:lang w:eastAsia="fr-FR"/>
        </w:rPr>
        <w:drawing>
          <wp:inline distT="0" distB="0" distL="0" distR="0" wp14:anchorId="153AE8B7" wp14:editId="4FFEF601">
            <wp:extent cx="5940425" cy="548640"/>
            <wp:effectExtent l="0" t="0" r="3175" b="3810"/>
            <wp:docPr id="10304" name="Image 1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548640"/>
                    </a:xfrm>
                    <a:prstGeom prst="rect">
                      <a:avLst/>
                    </a:prstGeom>
                  </pic:spPr>
                </pic:pic>
              </a:graphicData>
            </a:graphic>
          </wp:inline>
        </w:drawing>
      </w:r>
    </w:p>
    <w:p w:rsidR="00262708" w:rsidRDefault="00262708" w:rsidP="00262708">
      <w:pPr>
        <w:pStyle w:val="Titre2"/>
        <w:shd w:val="clear" w:color="auto" w:fill="FFFFFF"/>
        <w:spacing w:line="240" w:lineRule="auto"/>
      </w:pPr>
      <w:bookmarkStart w:id="185" w:name="_Toc351113065"/>
      <w:bookmarkStart w:id="186" w:name="_Toc402791501"/>
      <w:r>
        <w:t>Gérer un Evénement</w:t>
      </w:r>
      <w:bookmarkEnd w:id="185"/>
      <w:bookmarkEnd w:id="186"/>
    </w:p>
    <w:p w:rsidR="00262708" w:rsidRDefault="00262708" w:rsidP="0087428F">
      <w:pPr>
        <w:jc w:val="both"/>
      </w:pPr>
      <w:r>
        <w:rPr>
          <w:rStyle w:val="hps"/>
        </w:rPr>
        <w:t>Un événement est visible</w:t>
      </w:r>
      <w:r>
        <w:t xml:space="preserve"> </w:t>
      </w:r>
      <w:r>
        <w:rPr>
          <w:rStyle w:val="hps"/>
        </w:rPr>
        <w:t>par son propriétaire</w:t>
      </w:r>
      <w:r>
        <w:t xml:space="preserve">, </w:t>
      </w:r>
      <w:r>
        <w:rPr>
          <w:rStyle w:val="hps"/>
        </w:rPr>
        <w:t>sa hiérarchie</w:t>
      </w:r>
      <w:r>
        <w:t xml:space="preserve"> </w:t>
      </w:r>
      <w:r>
        <w:rPr>
          <w:rStyle w:val="hps"/>
        </w:rPr>
        <w:t>et par ceux qui</w:t>
      </w:r>
      <w:r>
        <w:t xml:space="preserve"> </w:t>
      </w:r>
      <w:r>
        <w:rPr>
          <w:rStyle w:val="hps"/>
        </w:rPr>
        <w:t>peuvent</w:t>
      </w:r>
      <w:r>
        <w:t xml:space="preserve"> </w:t>
      </w:r>
      <w:r>
        <w:rPr>
          <w:rStyle w:val="hps"/>
        </w:rPr>
        <w:t>voir</w:t>
      </w:r>
      <w:r>
        <w:t xml:space="preserve"> </w:t>
      </w:r>
      <w:r>
        <w:rPr>
          <w:rStyle w:val="hps"/>
        </w:rPr>
        <w:t>l’objet sur lequel</w:t>
      </w:r>
      <w:r>
        <w:t xml:space="preserve"> </w:t>
      </w:r>
      <w:r>
        <w:rPr>
          <w:rStyle w:val="hps"/>
        </w:rPr>
        <w:t>il est lié à</w:t>
      </w:r>
      <w:r>
        <w:t xml:space="preserve"> </w:t>
      </w:r>
      <w:r>
        <w:rPr>
          <w:rStyle w:val="hps"/>
        </w:rPr>
        <w:t>(</w:t>
      </w:r>
      <w:r>
        <w:t xml:space="preserve">Ex : </w:t>
      </w:r>
      <w:r>
        <w:rPr>
          <w:rStyle w:val="hps"/>
        </w:rPr>
        <w:t>si je crée</w:t>
      </w:r>
      <w:r>
        <w:t xml:space="preserve"> </w:t>
      </w:r>
      <w:r>
        <w:rPr>
          <w:rStyle w:val="hps"/>
        </w:rPr>
        <w:t>un événement sur un</w:t>
      </w:r>
      <w:r>
        <w:t xml:space="preserve"> </w:t>
      </w:r>
      <w:r>
        <w:rPr>
          <w:rStyle w:val="hps"/>
        </w:rPr>
        <w:t>contact, il</w:t>
      </w:r>
      <w:r>
        <w:t xml:space="preserve"> </w:t>
      </w:r>
      <w:r>
        <w:rPr>
          <w:rStyle w:val="hps"/>
        </w:rPr>
        <w:t>sera visible par</w:t>
      </w:r>
      <w:r>
        <w:t xml:space="preserve"> </w:t>
      </w:r>
      <w:r>
        <w:rPr>
          <w:rStyle w:val="hps"/>
        </w:rPr>
        <w:t>toutes les personnes</w:t>
      </w:r>
      <w:r>
        <w:t xml:space="preserve"> </w:t>
      </w:r>
      <w:r>
        <w:rPr>
          <w:rStyle w:val="hps"/>
        </w:rPr>
        <w:t>étant</w:t>
      </w:r>
      <w:r>
        <w:t xml:space="preserve"> </w:t>
      </w:r>
      <w:r>
        <w:rPr>
          <w:rStyle w:val="hps"/>
        </w:rPr>
        <w:t>en mesure de voir</w:t>
      </w:r>
      <w:r>
        <w:t xml:space="preserve"> </w:t>
      </w:r>
      <w:r>
        <w:rPr>
          <w:rStyle w:val="hps"/>
        </w:rPr>
        <w:t>le contact</w:t>
      </w:r>
      <w:r>
        <w:t>).</w:t>
      </w:r>
    </w:p>
    <w:p w:rsidR="00262708" w:rsidRDefault="00262708" w:rsidP="0087428F">
      <w:pPr>
        <w:jc w:val="both"/>
        <w:rPr>
          <w:lang w:eastAsia="fr-FR"/>
        </w:rPr>
      </w:pPr>
      <w:r>
        <w:rPr>
          <w:rStyle w:val="hps"/>
        </w:rPr>
        <w:t>Comme les tâches, les événements peuvent être</w:t>
      </w:r>
      <w:r>
        <w:t xml:space="preserve"> </w:t>
      </w:r>
      <w:r>
        <w:rPr>
          <w:rStyle w:val="hps"/>
        </w:rPr>
        <w:t>créés à partir de</w:t>
      </w:r>
      <w:r>
        <w:t xml:space="preserve"> </w:t>
      </w:r>
      <w:r>
        <w:rPr>
          <w:rStyle w:val="hps"/>
        </w:rPr>
        <w:t>la page d’accueil</w:t>
      </w:r>
      <w:r>
        <w:t xml:space="preserve"> </w:t>
      </w:r>
      <w:r>
        <w:rPr>
          <w:rStyle w:val="hps"/>
        </w:rPr>
        <w:t>ou</w:t>
      </w:r>
      <w:r>
        <w:t xml:space="preserve"> </w:t>
      </w:r>
      <w:r>
        <w:rPr>
          <w:rStyle w:val="hps"/>
        </w:rPr>
        <w:t>à partir d’objets</w:t>
      </w:r>
      <w:r>
        <w:t xml:space="preserve"> </w:t>
      </w:r>
      <w:r>
        <w:rPr>
          <w:rStyle w:val="hps"/>
        </w:rPr>
        <w:t>tels que</w:t>
      </w:r>
      <w:r>
        <w:t xml:space="preserve"> </w:t>
      </w:r>
      <w:r>
        <w:rPr>
          <w:rStyle w:val="hps"/>
        </w:rPr>
        <w:t>les comptes, les</w:t>
      </w:r>
      <w:r>
        <w:t xml:space="preserve"> </w:t>
      </w:r>
      <w:r>
        <w:rPr>
          <w:rStyle w:val="hps"/>
        </w:rPr>
        <w:t>contacts</w:t>
      </w:r>
      <w:r w:rsidR="009A06CD">
        <w:t xml:space="preserve"> ou </w:t>
      </w:r>
      <w:r>
        <w:rPr>
          <w:lang w:eastAsia="fr-FR"/>
        </w:rPr>
        <w:t>les campagnes.</w:t>
      </w:r>
    </w:p>
    <w:p w:rsidR="00EF7825" w:rsidRDefault="00EF7825" w:rsidP="00DA08D6">
      <w:pPr>
        <w:spacing w:line="360" w:lineRule="auto"/>
        <w:jc w:val="both"/>
        <w:rPr>
          <w:i/>
          <w:color w:val="000000"/>
          <w:sz w:val="18"/>
          <w:szCs w:val="18"/>
        </w:rPr>
      </w:pPr>
    </w:p>
    <w:p w:rsidR="00262708" w:rsidRDefault="00262708" w:rsidP="00262708"/>
    <w:p w:rsidR="00262708" w:rsidRDefault="00262708" w:rsidP="00262708">
      <w:pPr>
        <w:pStyle w:val="Titre3"/>
        <w:spacing w:line="240" w:lineRule="auto"/>
      </w:pPr>
      <w:bookmarkStart w:id="187" w:name="_Toc402791502"/>
      <w:r w:rsidRPr="00262708">
        <w:rPr>
          <w:color w:val="C00000"/>
        </w:rPr>
        <w:lastRenderedPageBreak/>
        <w:t>Définition</w:t>
      </w:r>
      <w:bookmarkEnd w:id="187"/>
    </w:p>
    <w:p w:rsidR="00262708" w:rsidRDefault="00262708" w:rsidP="00262708">
      <w:pPr>
        <w:jc w:val="both"/>
      </w:pPr>
      <w:r>
        <w:t xml:space="preserve">Un événement est une </w:t>
      </w:r>
      <w:r w:rsidRPr="00A26304">
        <w:rPr>
          <w:b/>
        </w:rPr>
        <w:t>réunion qui peut être liée ou non à un client</w:t>
      </w:r>
      <w:r>
        <w:t xml:space="preserve"> et qui apparaît dans votre calendrier (comme dans Outlook). </w:t>
      </w:r>
    </w:p>
    <w:p w:rsidR="00262708" w:rsidRPr="00262708" w:rsidRDefault="00262708" w:rsidP="00262708">
      <w:pPr>
        <w:pStyle w:val="Titre3"/>
        <w:spacing w:line="240" w:lineRule="auto"/>
        <w:rPr>
          <w:color w:val="C00000"/>
        </w:rPr>
      </w:pPr>
      <w:bookmarkStart w:id="188" w:name="_Toc402791503"/>
      <w:r w:rsidRPr="00262708">
        <w:rPr>
          <w:color w:val="C00000"/>
        </w:rPr>
        <w:t>Créer un événement</w:t>
      </w:r>
      <w:bookmarkEnd w:id="188"/>
    </w:p>
    <w:p w:rsidR="00262708" w:rsidRDefault="00262708" w:rsidP="00262708">
      <w:r>
        <w:t>Sur l’écran du contact par exemple, dans liste associée « Activités en cours » :</w:t>
      </w:r>
    </w:p>
    <w:p w:rsidR="00262708" w:rsidRDefault="004427EF" w:rsidP="00262708">
      <w:pPr>
        <w:ind w:left="360"/>
      </w:pPr>
      <w:r>
        <w:rPr>
          <w:noProof/>
          <w:lang w:eastAsia="fr-FR"/>
        </w:rPr>
        <mc:AlternateContent>
          <mc:Choice Requires="wps">
            <w:drawing>
              <wp:anchor distT="0" distB="0" distL="114300" distR="114300" simplePos="0" relativeHeight="251622912" behindDoc="0" locked="0" layoutInCell="1" allowOverlap="1">
                <wp:simplePos x="0" y="0"/>
                <wp:positionH relativeFrom="column">
                  <wp:posOffset>2326005</wp:posOffset>
                </wp:positionH>
                <wp:positionV relativeFrom="paragraph">
                  <wp:posOffset>128270</wp:posOffset>
                </wp:positionV>
                <wp:extent cx="739140" cy="102235"/>
                <wp:effectExtent l="0" t="0" r="22860" b="12065"/>
                <wp:wrapNone/>
                <wp:docPr id="505" name="Rectangle à coins arrondis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102235"/>
                        </a:xfrm>
                        <a:prstGeom prst="roundRect">
                          <a:avLst>
                            <a:gd name="adj" fmla="val 16667"/>
                          </a:avLst>
                        </a:prstGeom>
                        <a:noFill/>
                        <a:ln w="19050" cmpd="sng">
                          <a:solidFill>
                            <a:srgbClr val="C00000"/>
                          </a:solidFill>
                          <a:round/>
                          <a:headEnd type="none" w="med" len="med"/>
                          <a:tailEnd type="none" w="med" len="med"/>
                        </a:ln>
                        <a:extLst>
                          <a:ext uri="{909E8E84-426E-40dd-AFC4-6F175D3DCCD1}"/>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EBC198" id="Rectangle à coins arrondis 505" o:spid="_x0000_s1026" style="position:absolute;margin-left:183.15pt;margin-top:10.1pt;width:58.2pt;height:8.0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" filled="f" strokecolor="#c00000" strokeweight="1.5pt"/>
            </w:pict>
          </mc:Fallback>
        </mc:AlternateContent>
      </w:r>
      <w:r w:rsidR="00262708" w:rsidRPr="009520F5">
        <w:rPr>
          <w:noProof/>
          <w:lang w:eastAsia="fr-FR"/>
        </w:rPr>
        <w:drawing>
          <wp:inline distT="0" distB="0" distL="0" distR="0" wp14:anchorId="7A3F62EB" wp14:editId="6CC2D086">
            <wp:extent cx="5029200" cy="731520"/>
            <wp:effectExtent l="76200" t="76200" r="76200" b="3048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29200" cy="731520"/>
                    </a:xfrm>
                    <a:prstGeom prst="rect">
                      <a:avLst/>
                    </a:prstGeom>
                    <a:noFill/>
                    <a:ln w="19050" cmpd="sng">
                      <a:noFill/>
                      <a:miter lim="800000"/>
                      <a:headEnd/>
                      <a:tailEnd/>
                    </a:ln>
                    <a:effectLst>
                      <a:outerShdw blurRad="63500" sx="102000" sy="102000" algn="ctr" rotWithShape="0">
                        <a:prstClr val="black">
                          <a:alpha val="40000"/>
                        </a:prstClr>
                      </a:outerShdw>
                    </a:effectLst>
                  </pic:spPr>
                </pic:pic>
              </a:graphicData>
            </a:graphic>
          </wp:inline>
        </w:drawing>
      </w:r>
    </w:p>
    <w:p w:rsidR="00262708" w:rsidRDefault="00262708" w:rsidP="00854571">
      <w:pPr>
        <w:pStyle w:val="Paragraphedeliste"/>
        <w:numPr>
          <w:ilvl w:val="0"/>
          <w:numId w:val="13"/>
        </w:numPr>
        <w:spacing w:after="120" w:line="240" w:lineRule="auto"/>
      </w:pPr>
      <w:r>
        <w:t>Définissez  l’</w:t>
      </w:r>
      <w:r w:rsidRPr="00A26304">
        <w:rPr>
          <w:b/>
          <w:i/>
        </w:rPr>
        <w:t>Objet</w:t>
      </w:r>
      <w:r>
        <w:t xml:space="preserve"> de l’évènement en saisie libre ou en utilisant la liste proposée.</w:t>
      </w:r>
    </w:p>
    <w:p w:rsidR="00262708" w:rsidRDefault="00262708" w:rsidP="00854571">
      <w:pPr>
        <w:pStyle w:val="Paragraphedeliste"/>
        <w:numPr>
          <w:ilvl w:val="0"/>
          <w:numId w:val="13"/>
        </w:numPr>
        <w:spacing w:after="120" w:line="240" w:lineRule="auto"/>
      </w:pPr>
      <w:r>
        <w:t xml:space="preserve">Rajouter une </w:t>
      </w:r>
      <w:r w:rsidRPr="00A26304">
        <w:rPr>
          <w:b/>
          <w:i/>
        </w:rPr>
        <w:t xml:space="preserve">Description </w:t>
      </w:r>
      <w:r>
        <w:t>dans la zone de texte dédiée si nécessaire.</w:t>
      </w:r>
    </w:p>
    <w:p w:rsidR="00262708" w:rsidRDefault="00262708" w:rsidP="00854571">
      <w:pPr>
        <w:pStyle w:val="Paragraphedeliste"/>
        <w:numPr>
          <w:ilvl w:val="0"/>
          <w:numId w:val="13"/>
        </w:numPr>
        <w:spacing w:after="120" w:line="240" w:lineRule="auto"/>
      </w:pPr>
      <w:r>
        <w:t xml:space="preserve">Définissez un </w:t>
      </w:r>
      <w:r w:rsidRPr="00A26304">
        <w:rPr>
          <w:b/>
          <w:i/>
        </w:rPr>
        <w:t xml:space="preserve">Emplacement </w:t>
      </w:r>
      <w:r>
        <w:t xml:space="preserve">(bureau, extérieur, chez le client, </w:t>
      </w:r>
      <w:r w:rsidR="00C02114">
        <w:t>etc.</w:t>
      </w:r>
      <w:r>
        <w:t>)</w:t>
      </w:r>
      <w:r w:rsidR="00856201" w:rsidRPr="00856201">
        <w:rPr>
          <w:noProof/>
          <w:lang w:eastAsia="fr-FR"/>
        </w:rPr>
        <w:t xml:space="preserve"> </w:t>
      </w:r>
    </w:p>
    <w:p w:rsidR="00262708" w:rsidRDefault="00262708" w:rsidP="00854571">
      <w:pPr>
        <w:pStyle w:val="Paragraphedeliste"/>
        <w:numPr>
          <w:ilvl w:val="0"/>
          <w:numId w:val="13"/>
        </w:numPr>
        <w:spacing w:after="120" w:line="240" w:lineRule="auto"/>
      </w:pPr>
      <w:r>
        <w:t xml:space="preserve">Définissez le </w:t>
      </w:r>
      <w:r w:rsidRPr="00A26304">
        <w:rPr>
          <w:b/>
        </w:rPr>
        <w:t>Début et fin Date et heure</w:t>
      </w:r>
      <w:r w:rsidRPr="00A26304">
        <w:t xml:space="preserve"> de votre réunion </w:t>
      </w:r>
      <w:r>
        <w:t>à l’aide du calendrier incorporé.</w:t>
      </w:r>
    </w:p>
    <w:p w:rsidR="00262708" w:rsidRPr="00DD1726" w:rsidRDefault="00441543" w:rsidP="000432E2">
      <w:pPr>
        <w:pStyle w:val="Important"/>
        <w:jc w:val="both"/>
      </w:pPr>
      <w:r>
        <w:rPr>
          <w:noProof/>
          <w:lang w:eastAsia="fr-FR"/>
        </w:rPr>
        <w:drawing>
          <wp:inline distT="0" distB="0" distL="0" distR="0" wp14:anchorId="764BCCE3" wp14:editId="55002A1B">
            <wp:extent cx="180975" cy="123825"/>
            <wp:effectExtent l="0" t="0" r="9525" b="9525"/>
            <wp:docPr id="108" name="Image 22" descr="http://www.ac-reims.fr/editice/images/stories/EPS/new_structure_site/medias/photos/communication_IA-IPR/import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c-reims.fr/editice/images/stories/EPS/new_structure_site/medias/photos/communication_IA-IPR/importan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00262708" w:rsidRPr="00795D51">
        <w:rPr>
          <w:b/>
          <w:bCs/>
          <w:color w:val="FF0000"/>
        </w:rPr>
        <w:t>Important</w:t>
      </w:r>
      <w:r w:rsidR="00262708">
        <w:t> </w:t>
      </w:r>
      <w:r w:rsidR="00262708" w:rsidRPr="00E37322">
        <w:rPr>
          <w:color w:val="C00000"/>
        </w:rPr>
        <w:t>:</w:t>
      </w:r>
      <w:r w:rsidR="00262708">
        <w:rPr>
          <w:color w:val="C00000"/>
        </w:rPr>
        <w:t xml:space="preserve"> </w:t>
      </w:r>
      <w:r w:rsidR="00262708">
        <w:t>Si vous créez l’évènement</w:t>
      </w:r>
      <w:r w:rsidR="00262708" w:rsidRPr="00DD1726">
        <w:t xml:space="preserve"> à partir du contact</w:t>
      </w:r>
      <w:r w:rsidR="00262708">
        <w:t xml:space="preserve"> ou d’un autre objet, </w:t>
      </w:r>
      <w:r w:rsidR="00A446EA">
        <w:t>certaines</w:t>
      </w:r>
      <w:r w:rsidR="00262708">
        <w:t xml:space="preserve"> informations </w:t>
      </w:r>
      <w:r w:rsidR="000432E2">
        <w:t>sont</w:t>
      </w:r>
      <w:r w:rsidR="00262708" w:rsidRPr="00DD1726">
        <w:t xml:space="preserve"> pré-remplies.</w:t>
      </w:r>
    </w:p>
    <w:p w:rsidR="00262708" w:rsidRDefault="00262708" w:rsidP="00854571">
      <w:pPr>
        <w:pStyle w:val="Paragraphedeliste"/>
        <w:numPr>
          <w:ilvl w:val="0"/>
          <w:numId w:val="13"/>
        </w:numPr>
        <w:spacing w:after="120" w:line="240" w:lineRule="auto"/>
      </w:pPr>
      <w:r>
        <w:t xml:space="preserve">Vous avez la possibilité d’ajouter des </w:t>
      </w:r>
      <w:r w:rsidRPr="00A26304">
        <w:rPr>
          <w:b/>
        </w:rPr>
        <w:t xml:space="preserve">invités </w:t>
      </w:r>
      <w:r>
        <w:t xml:space="preserve">en cliquant sur le bouton </w:t>
      </w:r>
      <w:r w:rsidRPr="00A26304">
        <w:rPr>
          <w:b/>
          <w:i/>
        </w:rPr>
        <w:t xml:space="preserve">Ajouter des invités. </w:t>
      </w:r>
      <w:r w:rsidRPr="00A26304">
        <w:t>Vous aurez alors une visibilité sur leurs disponibilités.</w:t>
      </w:r>
    </w:p>
    <w:p w:rsidR="00262708" w:rsidRDefault="00262708" w:rsidP="00854571">
      <w:pPr>
        <w:pStyle w:val="Paragraphedeliste"/>
        <w:numPr>
          <w:ilvl w:val="0"/>
          <w:numId w:val="13"/>
        </w:numPr>
        <w:spacing w:after="120" w:line="240" w:lineRule="auto"/>
      </w:pPr>
      <w:r>
        <w:t xml:space="preserve">Cliquez sur le bouton </w:t>
      </w:r>
      <w:r w:rsidRPr="00A26304">
        <w:rPr>
          <w:b/>
          <w:i/>
        </w:rPr>
        <w:t xml:space="preserve">Enregistrer </w:t>
      </w:r>
      <w:r>
        <w:t>pour créer votre évènement.</w:t>
      </w:r>
    </w:p>
    <w:p w:rsidR="00262708" w:rsidRDefault="00262708" w:rsidP="00262708">
      <w:r>
        <w:rPr>
          <w:noProof/>
          <w:lang w:eastAsia="fr-FR"/>
        </w:rPr>
        <w:drawing>
          <wp:anchor distT="12192" distB="83439" distL="163068" distR="163068" simplePos="0" relativeHeight="251650048" behindDoc="1" locked="0" layoutInCell="1" allowOverlap="1" wp14:anchorId="601577D7" wp14:editId="32A34AC6">
            <wp:simplePos x="0" y="0"/>
            <wp:positionH relativeFrom="column">
              <wp:posOffset>473710</wp:posOffset>
            </wp:positionH>
            <wp:positionV relativeFrom="paragraph">
              <wp:posOffset>213360</wp:posOffset>
            </wp:positionV>
            <wp:extent cx="5303520" cy="2562225"/>
            <wp:effectExtent l="57150" t="19050" r="49530" b="104775"/>
            <wp:wrapTight wrapText="bothSides">
              <wp:wrapPolygon edited="0">
                <wp:start x="-155" y="-161"/>
                <wp:lineTo x="-233" y="0"/>
                <wp:lineTo x="-233" y="22162"/>
                <wp:lineTo x="-155" y="22323"/>
                <wp:lineTo x="21647" y="22323"/>
                <wp:lineTo x="21724" y="20717"/>
                <wp:lineTo x="21724" y="2570"/>
                <wp:lineTo x="21647" y="161"/>
                <wp:lineTo x="21647" y="-161"/>
                <wp:lineTo x="-155" y="-161"/>
              </wp:wrapPolygon>
            </wp:wrapTight>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8">
                      <a:extLst>
                        <a:ext uri="{28A0092B-C50C-407E-A947-70E740481C1C}">
                          <a14:useLocalDpi xmlns:a14="http://schemas.microsoft.com/office/drawing/2010/main" val="0"/>
                        </a:ext>
                      </a:extLst>
                    </a:blip>
                    <a:stretch>
                      <a:fillRect/>
                    </a:stretch>
                  </pic:blipFill>
                  <pic:spPr>
                    <a:xfrm>
                      <a:off x="0" y="0"/>
                      <a:ext cx="5303520" cy="2562225"/>
                    </a:xfrm>
                    <a:prstGeom prst="rect">
                      <a:avLst/>
                    </a:prstGeom>
                    <a:effectLst>
                      <a:outerShdw blurRad="50800" dist="38100" dir="5400000" algn="t" rotWithShape="0">
                        <a:prstClr val="black">
                          <a:alpha val="40000"/>
                        </a:prstClr>
                      </a:outerShdw>
                    </a:effectLst>
                  </pic:spPr>
                </pic:pic>
              </a:graphicData>
            </a:graphic>
          </wp:anchor>
        </w:drawing>
      </w:r>
      <w:r>
        <w:t>Votre évènement apparait :</w:t>
      </w:r>
    </w:p>
    <w:p w:rsidR="00DA08D6" w:rsidRDefault="00DA08D6" w:rsidP="000255F1">
      <w:pPr>
        <w:spacing w:line="360" w:lineRule="auto"/>
        <w:jc w:val="both"/>
      </w:pPr>
    </w:p>
    <w:p w:rsidR="000255F1" w:rsidRDefault="000255F1" w:rsidP="000255F1">
      <w:pPr>
        <w:spacing w:line="360" w:lineRule="auto"/>
        <w:jc w:val="both"/>
      </w:pPr>
    </w:p>
    <w:p w:rsidR="00DA08D6" w:rsidRDefault="00DA08D6" w:rsidP="000255F1">
      <w:pPr>
        <w:spacing w:line="360" w:lineRule="auto"/>
        <w:jc w:val="both"/>
      </w:pPr>
    </w:p>
    <w:p w:rsidR="00DA08D6" w:rsidRDefault="00DA08D6" w:rsidP="000255F1">
      <w:pPr>
        <w:spacing w:line="360" w:lineRule="auto"/>
        <w:jc w:val="both"/>
      </w:pPr>
    </w:p>
    <w:p w:rsidR="00BF7390" w:rsidRDefault="00BF7390" w:rsidP="000255F1">
      <w:pPr>
        <w:spacing w:line="360" w:lineRule="auto"/>
        <w:jc w:val="both"/>
      </w:pPr>
    </w:p>
    <w:p w:rsidR="000255F1" w:rsidRDefault="009A06CD" w:rsidP="00EA139D">
      <w:pPr>
        <w:spacing w:line="360" w:lineRule="auto"/>
        <w:jc w:val="both"/>
      </w:pPr>
      <w:r>
        <w:rPr>
          <w:noProof/>
          <w:lang w:eastAsia="fr-FR"/>
        </w:rPr>
        <w:drawing>
          <wp:anchor distT="0" distB="0" distL="114300" distR="114300" simplePos="0" relativeHeight="251828736" behindDoc="1" locked="0" layoutInCell="1" allowOverlap="1">
            <wp:simplePos x="0" y="0"/>
            <wp:positionH relativeFrom="column">
              <wp:posOffset>451485</wp:posOffset>
            </wp:positionH>
            <wp:positionV relativeFrom="paragraph">
              <wp:posOffset>560705</wp:posOffset>
            </wp:positionV>
            <wp:extent cx="5334000" cy="840105"/>
            <wp:effectExtent l="0" t="0" r="0" b="0"/>
            <wp:wrapTight wrapText="bothSides">
              <wp:wrapPolygon edited="0">
                <wp:start x="0" y="0"/>
                <wp:lineTo x="0" y="21061"/>
                <wp:lineTo x="21523" y="21061"/>
                <wp:lineTo x="21523" y="0"/>
                <wp:lineTo x="0" y="0"/>
              </wp:wrapPolygon>
            </wp:wrapTight>
            <wp:docPr id="10305" name="Image 1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334000" cy="840105"/>
                    </a:xfrm>
                    <a:prstGeom prst="rect">
                      <a:avLst/>
                    </a:prstGeom>
                  </pic:spPr>
                </pic:pic>
              </a:graphicData>
            </a:graphic>
            <wp14:sizeRelH relativeFrom="margin">
              <wp14:pctWidth>0</wp14:pctWidth>
            </wp14:sizeRelH>
          </wp:anchor>
        </w:drawing>
      </w:r>
    </w:p>
    <w:p w:rsidR="00262708" w:rsidRDefault="00262708" w:rsidP="00854571">
      <w:pPr>
        <w:pStyle w:val="Paragraphedeliste"/>
        <w:numPr>
          <w:ilvl w:val="0"/>
          <w:numId w:val="14"/>
        </w:numPr>
        <w:spacing w:after="120" w:line="240" w:lineRule="auto"/>
        <w:ind w:left="426" w:hanging="426"/>
      </w:pPr>
      <w:r>
        <w:t xml:space="preserve">Au niveau de votre </w:t>
      </w:r>
      <w:r w:rsidRPr="004C5046">
        <w:rPr>
          <w:b/>
          <w:i/>
        </w:rPr>
        <w:t xml:space="preserve">Calendrier </w:t>
      </w:r>
      <w:r>
        <w:t xml:space="preserve">sur votre </w:t>
      </w:r>
      <w:r w:rsidRPr="004C5046">
        <w:rPr>
          <w:b/>
          <w:i/>
        </w:rPr>
        <w:t>Page d’accueil</w:t>
      </w:r>
    </w:p>
    <w:p w:rsidR="00262708" w:rsidRDefault="00262708" w:rsidP="00854571">
      <w:pPr>
        <w:pStyle w:val="Paragraphedeliste"/>
        <w:numPr>
          <w:ilvl w:val="0"/>
          <w:numId w:val="14"/>
        </w:numPr>
        <w:spacing w:after="120" w:line="240" w:lineRule="auto"/>
        <w:ind w:left="426" w:hanging="426"/>
      </w:pPr>
      <w:r>
        <w:t>Au niveau de l’objet auquel il est associé.</w:t>
      </w:r>
    </w:p>
    <w:p w:rsidR="00262708" w:rsidRDefault="009A06CD" w:rsidP="00262708">
      <w:pPr>
        <w:jc w:val="center"/>
      </w:pPr>
      <w:r>
        <w:rPr>
          <w:noProof/>
          <w:lang w:eastAsia="fr-FR"/>
        </w:rPr>
        <w:lastRenderedPageBreak/>
        <w:drawing>
          <wp:inline distT="0" distB="0" distL="0" distR="0">
            <wp:extent cx="5934075" cy="1028700"/>
            <wp:effectExtent l="0" t="0" r="9525" b="0"/>
            <wp:docPr id="10306" name="Image 1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262708" w:rsidRDefault="00262708" w:rsidP="00262708">
      <w:pPr>
        <w:tabs>
          <w:tab w:val="left" w:pos="1875"/>
        </w:tabs>
        <w:rPr>
          <w:rStyle w:val="hps"/>
        </w:rPr>
      </w:pPr>
      <w:r>
        <w:rPr>
          <w:rStyle w:val="hps"/>
        </w:rPr>
        <w:t>Votre</w:t>
      </w:r>
      <w:r w:rsidRPr="00666299">
        <w:rPr>
          <w:rStyle w:val="hps"/>
          <w:b/>
          <w:i/>
        </w:rPr>
        <w:t xml:space="preserve"> calendrier</w:t>
      </w:r>
      <w:r>
        <w:t xml:space="preserve"> </w:t>
      </w:r>
      <w:r>
        <w:rPr>
          <w:rStyle w:val="hps"/>
        </w:rPr>
        <w:t>vous donne un aperçu</w:t>
      </w:r>
      <w:r>
        <w:t xml:space="preserve"> </w:t>
      </w:r>
      <w:r>
        <w:rPr>
          <w:rStyle w:val="hps"/>
        </w:rPr>
        <w:t>de vos événements</w:t>
      </w:r>
      <w:r>
        <w:t xml:space="preserve"> </w:t>
      </w:r>
      <w:r>
        <w:rPr>
          <w:rStyle w:val="hps"/>
        </w:rPr>
        <w:t>prévus pour les</w:t>
      </w:r>
      <w:r>
        <w:t xml:space="preserve"> </w:t>
      </w:r>
      <w:r>
        <w:rPr>
          <w:rStyle w:val="hps"/>
        </w:rPr>
        <w:t>7 prochains jours :</w:t>
      </w:r>
    </w:p>
    <w:p w:rsidR="00262708" w:rsidRDefault="00262708" w:rsidP="00854571">
      <w:pPr>
        <w:pStyle w:val="Paragraphedeliste"/>
        <w:numPr>
          <w:ilvl w:val="0"/>
          <w:numId w:val="15"/>
        </w:numPr>
        <w:tabs>
          <w:tab w:val="left" w:pos="1875"/>
        </w:tabs>
        <w:spacing w:after="120" w:line="240" w:lineRule="auto"/>
        <w:ind w:left="426" w:hanging="426"/>
      </w:pPr>
      <w:r>
        <w:rPr>
          <w:rStyle w:val="hps"/>
        </w:rPr>
        <w:t>Vous pouvez visualiser</w:t>
      </w:r>
      <w:r>
        <w:t xml:space="preserve"> </w:t>
      </w:r>
      <w:r>
        <w:rPr>
          <w:rStyle w:val="hps"/>
        </w:rPr>
        <w:t>votre calendrier par jour</w:t>
      </w:r>
      <w:r>
        <w:t xml:space="preserve"> </w:t>
      </w:r>
      <w:r>
        <w:rPr>
          <w:rStyle w:val="hps"/>
        </w:rPr>
        <w:t>(</w:t>
      </w:r>
      <w:r>
        <w:t xml:space="preserve">1), par semaine </w:t>
      </w:r>
      <w:r>
        <w:rPr>
          <w:rStyle w:val="hps"/>
        </w:rPr>
        <w:t>(7)</w:t>
      </w:r>
      <w:r>
        <w:t xml:space="preserve"> </w:t>
      </w:r>
      <w:r>
        <w:rPr>
          <w:rStyle w:val="hps"/>
        </w:rPr>
        <w:t>ou par mois</w:t>
      </w:r>
      <w:r>
        <w:t xml:space="preserve"> </w:t>
      </w:r>
      <w:r>
        <w:rPr>
          <w:rStyle w:val="hps"/>
        </w:rPr>
        <w:t>(31)</w:t>
      </w:r>
    </w:p>
    <w:p w:rsidR="00262708" w:rsidRDefault="00262708" w:rsidP="00262708">
      <w:pPr>
        <w:tabs>
          <w:tab w:val="left" w:pos="1875"/>
        </w:tabs>
        <w:jc w:val="center"/>
        <w:rPr>
          <w:rStyle w:val="hps"/>
        </w:rPr>
      </w:pPr>
    </w:p>
    <w:p w:rsidR="00262708" w:rsidRDefault="00262708" w:rsidP="00262708">
      <w:pPr>
        <w:pStyle w:val="Titre2"/>
        <w:shd w:val="clear" w:color="auto" w:fill="FFFFFF"/>
        <w:spacing w:line="240" w:lineRule="auto"/>
      </w:pPr>
      <w:bookmarkStart w:id="189" w:name="_Toc351113066"/>
      <w:bookmarkStart w:id="190" w:name="_Toc402791504"/>
      <w:r>
        <w:t xml:space="preserve">Gérer les </w:t>
      </w:r>
      <w:r w:rsidRPr="004C5046">
        <w:rPr>
          <w:sz w:val="22"/>
        </w:rPr>
        <w:t>demandes de réunion</w:t>
      </w:r>
      <w:bookmarkEnd w:id="189"/>
      <w:bookmarkEnd w:id="190"/>
    </w:p>
    <w:p w:rsidR="00262708" w:rsidRDefault="00262708" w:rsidP="00EA139D">
      <w:pPr>
        <w:jc w:val="both"/>
      </w:pPr>
      <w:r>
        <w:t xml:space="preserve">Les </w:t>
      </w:r>
      <w:r w:rsidRPr="003E7DD1">
        <w:rPr>
          <w:b/>
          <w:i/>
        </w:rPr>
        <w:t>demandes de réunion</w:t>
      </w:r>
      <w:r>
        <w:t xml:space="preserve"> tout comme les événements peuvent être créés à partir de l’écran d’accueil. La demande de réunion apparait également :</w:t>
      </w:r>
    </w:p>
    <w:p w:rsidR="00262708" w:rsidRDefault="00262708" w:rsidP="00854571">
      <w:pPr>
        <w:pStyle w:val="Paragraphedeliste"/>
        <w:numPr>
          <w:ilvl w:val="0"/>
          <w:numId w:val="16"/>
        </w:numPr>
        <w:spacing w:after="120" w:line="240" w:lineRule="auto"/>
        <w:ind w:left="426" w:hanging="426"/>
        <w:jc w:val="both"/>
      </w:pPr>
      <w:r>
        <w:t xml:space="preserve">Au niveau de votre </w:t>
      </w:r>
      <w:r w:rsidRPr="004C5046">
        <w:rPr>
          <w:b/>
          <w:i/>
        </w:rPr>
        <w:t>Calendrier</w:t>
      </w:r>
      <w:r>
        <w:t xml:space="preserve"> sur votre </w:t>
      </w:r>
      <w:r w:rsidRPr="004C5046">
        <w:rPr>
          <w:b/>
          <w:i/>
        </w:rPr>
        <w:t>Page d’accueil</w:t>
      </w:r>
    </w:p>
    <w:p w:rsidR="00262708" w:rsidRDefault="00262708" w:rsidP="00854571">
      <w:pPr>
        <w:pStyle w:val="Paragraphedeliste"/>
        <w:numPr>
          <w:ilvl w:val="0"/>
          <w:numId w:val="16"/>
        </w:numPr>
        <w:spacing w:after="120" w:line="240" w:lineRule="auto"/>
        <w:ind w:left="426" w:hanging="426"/>
        <w:jc w:val="both"/>
      </w:pPr>
      <w:r>
        <w:t>Au niveau de l’objet auquel il est associé.</w:t>
      </w:r>
    </w:p>
    <w:p w:rsidR="00262708" w:rsidRPr="00C06035" w:rsidRDefault="00262708" w:rsidP="00262708">
      <w:pPr>
        <w:ind w:firstLine="708"/>
      </w:pPr>
    </w:p>
    <w:p w:rsidR="00262708" w:rsidRDefault="00262708" w:rsidP="00BF7390">
      <w:pPr>
        <w:jc w:val="center"/>
      </w:pPr>
      <w:r w:rsidRPr="009520F5">
        <w:rPr>
          <w:noProof/>
          <w:lang w:eastAsia="fr-FR"/>
        </w:rPr>
        <w:drawing>
          <wp:inline distT="0" distB="0" distL="0" distR="0" wp14:anchorId="44597F3D" wp14:editId="3873312F">
            <wp:extent cx="4784112" cy="3102426"/>
            <wp:effectExtent l="114300" t="95250" r="111760" b="98425"/>
            <wp:docPr id="10240" name="Imag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71"/>
                    <a:stretch>
                      <a:fillRect/>
                    </a:stretch>
                  </pic:blipFill>
                  <pic:spPr>
                    <a:xfrm>
                      <a:off x="0" y="0"/>
                      <a:ext cx="4784090" cy="3101975"/>
                    </a:xfrm>
                    <a:prstGeom prst="rect">
                      <a:avLst/>
                    </a:prstGeom>
                    <a:effectLst>
                      <a:outerShdw blurRad="63500" sx="102000" sy="102000" algn="ctr" rotWithShape="0">
                        <a:prstClr val="black">
                          <a:alpha val="40000"/>
                        </a:prstClr>
                      </a:outerShdw>
                    </a:effectLst>
                  </pic:spPr>
                </pic:pic>
              </a:graphicData>
            </a:graphic>
          </wp:inline>
        </w:drawing>
      </w:r>
    </w:p>
    <w:p w:rsidR="00262708" w:rsidRPr="00262708" w:rsidRDefault="00441543" w:rsidP="00322038">
      <w:pPr>
        <w:pStyle w:val="Important"/>
        <w:jc w:val="both"/>
        <w:rPr>
          <w:color w:val="C00000"/>
        </w:rPr>
      </w:pPr>
      <w:r>
        <w:rPr>
          <w:noProof/>
          <w:lang w:eastAsia="fr-FR"/>
        </w:rPr>
        <w:drawing>
          <wp:inline distT="0" distB="0" distL="0" distR="0" wp14:anchorId="16C3E2F4" wp14:editId="73E67125">
            <wp:extent cx="180975" cy="123825"/>
            <wp:effectExtent l="0" t="0" r="9525" b="9525"/>
            <wp:docPr id="107" name="Image 23" descr="http://www.ac-reims.fr/editice/images/stories/EPS/new_structure_site/medias/photos/communication_IA-IPR/import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ac-reims.fr/editice/images/stories/EPS/new_structure_site/medias/photos/communication_IA-IPR/importan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00262708" w:rsidRPr="00795D51">
        <w:rPr>
          <w:b/>
          <w:bCs/>
          <w:color w:val="FF0000"/>
        </w:rPr>
        <w:t>Important</w:t>
      </w:r>
      <w:r w:rsidR="00262708">
        <w:t> </w:t>
      </w:r>
      <w:r w:rsidR="00262708" w:rsidRPr="00E37322">
        <w:rPr>
          <w:color w:val="C00000"/>
        </w:rPr>
        <w:t>:</w:t>
      </w:r>
      <w:r w:rsidR="00262708" w:rsidRPr="003E7DD1">
        <w:t xml:space="preserve"> Le procédé de création est le même que pour les demandes de réunion réalisées </w:t>
      </w:r>
      <w:r w:rsidR="00262708" w:rsidRPr="003E7DD1">
        <w:rPr>
          <w:b/>
        </w:rPr>
        <w:t>depuis Outlook</w:t>
      </w:r>
      <w:r w:rsidR="00262708" w:rsidRPr="003E7DD1">
        <w:t>.</w:t>
      </w:r>
    </w:p>
    <w:p w:rsidR="00262708" w:rsidRDefault="00262708" w:rsidP="00262708">
      <w:pPr>
        <w:pStyle w:val="Titre2"/>
        <w:shd w:val="clear" w:color="auto" w:fill="FFFFFF"/>
        <w:spacing w:line="240" w:lineRule="auto"/>
        <w:rPr>
          <w:lang w:eastAsia="fr-FR"/>
        </w:rPr>
      </w:pPr>
      <w:bookmarkStart w:id="191" w:name="_Toc351113067"/>
      <w:bookmarkStart w:id="192" w:name="_Toc402791505"/>
      <w:r>
        <w:rPr>
          <w:lang w:eastAsia="fr-FR"/>
        </w:rPr>
        <w:t>Consigner un Appel</w:t>
      </w:r>
      <w:bookmarkEnd w:id="191"/>
      <w:bookmarkEnd w:id="192"/>
    </w:p>
    <w:p w:rsidR="00262708" w:rsidRDefault="00262708" w:rsidP="00EA139D">
      <w:pPr>
        <w:jc w:val="both"/>
      </w:pPr>
      <w:r>
        <w:rPr>
          <w:lang w:eastAsia="fr-FR"/>
        </w:rPr>
        <w:t xml:space="preserve">L’outil </w:t>
      </w:r>
      <w:proofErr w:type="spellStart"/>
      <w:r>
        <w:rPr>
          <w:lang w:eastAsia="fr-FR"/>
        </w:rPr>
        <w:t>Salesforce</w:t>
      </w:r>
      <w:proofErr w:type="spellEnd"/>
      <w:r>
        <w:rPr>
          <w:lang w:eastAsia="fr-FR"/>
        </w:rPr>
        <w:t xml:space="preserve"> vous permet de référencer dans le système tous les appels émis ou reçus au niveau </w:t>
      </w:r>
      <w:r>
        <w:t xml:space="preserve">d’un compte, d’un contact, d’un compte-rendu ou d’une campagne. L’appel sera visible par tous les collaborateurs </w:t>
      </w:r>
      <w:r w:rsidR="00CB78A1">
        <w:t>ARPEGE EMLYON</w:t>
      </w:r>
      <w:r>
        <w:t xml:space="preserve"> au niveau de l’enregistrement.</w:t>
      </w:r>
    </w:p>
    <w:p w:rsidR="00BB2244" w:rsidRPr="00585427" w:rsidRDefault="00262708" w:rsidP="00BB2244">
      <w:pPr>
        <w:jc w:val="both"/>
      </w:pPr>
      <w:r>
        <w:rPr>
          <w:lang w:eastAsia="fr-FR"/>
        </w:rPr>
        <w:lastRenderedPageBreak/>
        <w:t xml:space="preserve">La procédure de consignation d’un appel est la même que la méthode de création d’une tâche. Pour plus d’informations référez-vous à la section </w:t>
      </w:r>
      <w:r w:rsidR="0047675B">
        <w:fldChar w:fldCharType="begin"/>
      </w:r>
      <w:r w:rsidR="0047675B">
        <w:instrText xml:space="preserve"> REF _Ref351015202 \h  \* MERGEFORMAT </w:instrText>
      </w:r>
      <w:r w:rsidR="0047675B">
        <w:fldChar w:fldCharType="separate"/>
      </w:r>
      <w:r>
        <w:rPr>
          <w:b/>
          <w:i/>
          <w:color w:val="C00000"/>
          <w:u w:val="single"/>
        </w:rPr>
        <w:t>Créer une t</w:t>
      </w:r>
      <w:r w:rsidRPr="0019625A">
        <w:rPr>
          <w:b/>
          <w:i/>
          <w:color w:val="C00000"/>
          <w:u w:val="single"/>
        </w:rPr>
        <w:t>âche</w:t>
      </w:r>
      <w:r w:rsidR="0047675B">
        <w:fldChar w:fldCharType="end"/>
      </w:r>
      <w:r>
        <w:rPr>
          <w:b/>
          <w:i/>
          <w:color w:val="C00000"/>
          <w:u w:val="single"/>
          <w:lang w:eastAsia="fr-FR"/>
        </w:rPr>
        <w:t>.</w:t>
      </w:r>
    </w:p>
    <w:p w:rsidR="00884C80" w:rsidRDefault="00884C80" w:rsidP="00BB2244">
      <w:pPr>
        <w:spacing w:after="160" w:line="360" w:lineRule="auto"/>
        <w:jc w:val="both"/>
      </w:pPr>
    </w:p>
    <w:p w:rsidR="00884C80" w:rsidRDefault="00884C80">
      <w:r>
        <w:br w:type="page"/>
      </w:r>
    </w:p>
    <w:p w:rsidR="00884C80" w:rsidRPr="0092366D" w:rsidRDefault="00884C80" w:rsidP="00884C80">
      <w:pPr>
        <w:pStyle w:val="Titre1"/>
      </w:pPr>
      <w:bookmarkStart w:id="193" w:name="_Toc402791506"/>
      <w:r w:rsidRPr="0092366D">
        <w:lastRenderedPageBreak/>
        <w:t>Les campagnes</w:t>
      </w:r>
      <w:bookmarkEnd w:id="193"/>
    </w:p>
    <w:p w:rsidR="00884C80" w:rsidRPr="005D5556" w:rsidRDefault="00884C80" w:rsidP="00EA139D">
      <w:pPr>
        <w:jc w:val="both"/>
      </w:pPr>
      <w:r w:rsidRPr="005D5556">
        <w:t xml:space="preserve">Les campagnes sont des projets de communication marketing permettant d’assurer la planification, la gestion et le suivi dans </w:t>
      </w:r>
      <w:proofErr w:type="spellStart"/>
      <w:r w:rsidRPr="005D5556">
        <w:t>Salesforce</w:t>
      </w:r>
      <w:proofErr w:type="spellEnd"/>
      <w:r w:rsidRPr="005D5556">
        <w:t xml:space="preserve">. Elles peuvent se présenter sous forme de programme de publipostage, de séminaire, de publicité imprimée, d'e-mail ou d'un autre type d'initiative marketing. Les campagnes peuvent être regroupées de manière hiérarchique afin de faciliter l'analyse des stratégies marketing associées. </w:t>
      </w:r>
    </w:p>
    <w:p w:rsidR="00884C80" w:rsidRDefault="00884C80" w:rsidP="00EA139D">
      <w:pPr>
        <w:jc w:val="both"/>
      </w:pPr>
      <w:r>
        <w:t>Les campagnes sont disponibles à partir de l’objet « Campagnes ».</w:t>
      </w:r>
    </w:p>
    <w:p w:rsidR="00476473" w:rsidRDefault="00476473" w:rsidP="00476473">
      <w:pPr>
        <w:pStyle w:val="Titre2"/>
      </w:pPr>
      <w:bookmarkStart w:id="194" w:name="_Toc402791507"/>
      <w:proofErr w:type="spellStart"/>
      <w:r>
        <w:t>Overview</w:t>
      </w:r>
      <w:proofErr w:type="spellEnd"/>
      <w:r>
        <w:t xml:space="preserve"> des campagnes</w:t>
      </w:r>
      <w:bookmarkEnd w:id="194"/>
      <w:r>
        <w:t xml:space="preserve"> </w:t>
      </w:r>
    </w:p>
    <w:p w:rsidR="00476473" w:rsidRDefault="00476473" w:rsidP="00A437C2">
      <w:pPr>
        <w:pStyle w:val="Paragraphedeliste"/>
        <w:numPr>
          <w:ilvl w:val="0"/>
          <w:numId w:val="25"/>
        </w:numPr>
        <w:spacing w:after="120" w:line="240" w:lineRule="auto"/>
        <w:jc w:val="both"/>
      </w:pPr>
      <w:r>
        <w:t xml:space="preserve">Une campagne marketing est créée par le service marketing. </w:t>
      </w:r>
    </w:p>
    <w:p w:rsidR="00476473" w:rsidRDefault="00476473" w:rsidP="00A437C2">
      <w:pPr>
        <w:pStyle w:val="Paragraphedeliste"/>
        <w:numPr>
          <w:ilvl w:val="0"/>
          <w:numId w:val="25"/>
        </w:numPr>
        <w:spacing w:after="120" w:line="240" w:lineRule="auto"/>
        <w:jc w:val="both"/>
      </w:pPr>
      <w:r>
        <w:t xml:space="preserve">Les commerciaux seront prévenus grâce à l’outil </w:t>
      </w:r>
      <w:proofErr w:type="gramStart"/>
      <w:r>
        <w:t>chatter</w:t>
      </w:r>
      <w:proofErr w:type="gramEnd"/>
      <w:r>
        <w:t xml:space="preserve"> qu’une nouvelle campagne est en cours </w:t>
      </w:r>
    </w:p>
    <w:p w:rsidR="00476473" w:rsidRDefault="00476473" w:rsidP="00A437C2">
      <w:pPr>
        <w:pStyle w:val="Paragraphedeliste"/>
        <w:numPr>
          <w:ilvl w:val="1"/>
          <w:numId w:val="25"/>
        </w:numPr>
        <w:spacing w:after="120" w:line="240" w:lineRule="auto"/>
        <w:jc w:val="both"/>
      </w:pPr>
      <w:r>
        <w:t xml:space="preserve">La saisie dans chatter est manuelle </w:t>
      </w:r>
    </w:p>
    <w:p w:rsidR="00476473" w:rsidRDefault="00476473" w:rsidP="00A437C2">
      <w:pPr>
        <w:pStyle w:val="Paragraphedeliste"/>
        <w:numPr>
          <w:ilvl w:val="1"/>
          <w:numId w:val="25"/>
        </w:numPr>
        <w:spacing w:after="120" w:line="240" w:lineRule="auto"/>
        <w:jc w:val="both"/>
      </w:pPr>
      <w:r>
        <w:t xml:space="preserve">Un groupe campagne marketing est créé </w:t>
      </w:r>
    </w:p>
    <w:p w:rsidR="00476473" w:rsidRDefault="00476473" w:rsidP="00A437C2">
      <w:pPr>
        <w:pStyle w:val="Paragraphedeliste"/>
        <w:numPr>
          <w:ilvl w:val="0"/>
          <w:numId w:val="25"/>
        </w:numPr>
        <w:spacing w:after="120" w:line="240" w:lineRule="auto"/>
        <w:jc w:val="both"/>
      </w:pPr>
      <w:r>
        <w:t xml:space="preserve">Par définition, les campagnes sont ouvertes à tous les utilisateurs pour action / information </w:t>
      </w:r>
    </w:p>
    <w:p w:rsidR="00476473" w:rsidRDefault="00476473" w:rsidP="00A437C2">
      <w:pPr>
        <w:pStyle w:val="Paragraphedeliste"/>
        <w:numPr>
          <w:ilvl w:val="0"/>
          <w:numId w:val="25"/>
        </w:numPr>
        <w:spacing w:after="120" w:line="240" w:lineRule="auto"/>
        <w:jc w:val="both"/>
      </w:pPr>
      <w:r>
        <w:t xml:space="preserve">Une opportunité pourra être générée à partir de la campagne permettant de mesurer à la fois le ROI et la provenance de l’ouverture commerciale </w:t>
      </w:r>
    </w:p>
    <w:p w:rsidR="00476473" w:rsidRDefault="00BB2244" w:rsidP="00A437C2">
      <w:pPr>
        <w:pStyle w:val="Paragraphedeliste"/>
        <w:numPr>
          <w:ilvl w:val="0"/>
          <w:numId w:val="25"/>
        </w:numPr>
        <w:spacing w:after="120" w:line="240" w:lineRule="auto"/>
        <w:jc w:val="both"/>
      </w:pPr>
      <w:r>
        <w:t>Les</w:t>
      </w:r>
      <w:r w:rsidR="00476473">
        <w:t xml:space="preserve"> contacts</w:t>
      </w:r>
      <w:r>
        <w:t xml:space="preserve"> et les pistes</w:t>
      </w:r>
      <w:r w:rsidR="00476473">
        <w:t xml:space="preserve"> sont invités :</w:t>
      </w:r>
    </w:p>
    <w:p w:rsidR="00476473" w:rsidRDefault="00476473" w:rsidP="00A437C2">
      <w:pPr>
        <w:pStyle w:val="Paragraphedeliste"/>
        <w:numPr>
          <w:ilvl w:val="1"/>
          <w:numId w:val="25"/>
        </w:numPr>
        <w:spacing w:after="120" w:line="240" w:lineRule="auto"/>
        <w:jc w:val="both"/>
      </w:pPr>
      <w:r>
        <w:t xml:space="preserve">Une segmentation avec les données présentes dans </w:t>
      </w:r>
      <w:proofErr w:type="spellStart"/>
      <w:r>
        <w:t>Salesforce</w:t>
      </w:r>
      <w:proofErr w:type="spellEnd"/>
      <w:r>
        <w:t xml:space="preserve"> permettra de réaliser des invitations en masse</w:t>
      </w:r>
    </w:p>
    <w:p w:rsidR="00476473" w:rsidRDefault="00476473" w:rsidP="00A437C2">
      <w:pPr>
        <w:pStyle w:val="Paragraphedeliste"/>
        <w:numPr>
          <w:ilvl w:val="1"/>
          <w:numId w:val="25"/>
        </w:numPr>
        <w:spacing w:after="120" w:line="240" w:lineRule="auto"/>
        <w:jc w:val="both"/>
      </w:pPr>
      <w:r>
        <w:t xml:space="preserve">Des contacts peuvent être ajoutés unitairement </w:t>
      </w:r>
    </w:p>
    <w:p w:rsidR="00476473" w:rsidRPr="00476473" w:rsidRDefault="00476473" w:rsidP="00A437C2">
      <w:pPr>
        <w:pStyle w:val="Paragraphedeliste"/>
        <w:numPr>
          <w:ilvl w:val="0"/>
          <w:numId w:val="25"/>
        </w:numPr>
        <w:spacing w:after="120" w:line="240" w:lineRule="auto"/>
        <w:jc w:val="both"/>
      </w:pPr>
      <w:r>
        <w:t xml:space="preserve">Un mailing de masse </w:t>
      </w:r>
      <w:r w:rsidR="00BB2244">
        <w:t xml:space="preserve">sera réalisé par </w:t>
      </w:r>
      <w:proofErr w:type="spellStart"/>
      <w:r w:rsidR="00BB2244">
        <w:t>InxMail</w:t>
      </w:r>
      <w:proofErr w:type="spellEnd"/>
      <w:r w:rsidR="00BB2244">
        <w:t xml:space="preserve"> dans </w:t>
      </w:r>
      <w:proofErr w:type="spellStart"/>
      <w:r w:rsidR="00BB2244">
        <w:t>Salesforce</w:t>
      </w:r>
      <w:proofErr w:type="spellEnd"/>
      <w:r w:rsidR="00BB2244">
        <w:t> </w:t>
      </w:r>
    </w:p>
    <w:p w:rsidR="00884C80" w:rsidRDefault="00884C80" w:rsidP="00884C80">
      <w:pPr>
        <w:pStyle w:val="Titre2"/>
      </w:pPr>
      <w:bookmarkStart w:id="195" w:name="_Toc402791508"/>
      <w:r>
        <w:t>Consultation d’une campagne</w:t>
      </w:r>
      <w:bookmarkEnd w:id="195"/>
    </w:p>
    <w:p w:rsidR="00884C80" w:rsidRDefault="00884C80" w:rsidP="005E7BDF">
      <w:pPr>
        <w:pStyle w:val="Paragraphedeliste"/>
        <w:ind w:left="0"/>
        <w:rPr>
          <w:lang w:eastAsia="fr-FR"/>
        </w:rPr>
      </w:pPr>
      <w:r>
        <w:rPr>
          <w:lang w:eastAsia="fr-FR"/>
        </w:rPr>
        <w:t>La consultation d’une campagn</w:t>
      </w:r>
      <w:r w:rsidR="005E7BDF">
        <w:rPr>
          <w:lang w:eastAsia="fr-FR"/>
        </w:rPr>
        <w:t>e peut être effectuée à partir </w:t>
      </w:r>
      <w:r>
        <w:rPr>
          <w:lang w:eastAsia="fr-FR"/>
        </w:rPr>
        <w:t>de l’onglet « Campagnes » listant toutes les campagnes</w:t>
      </w:r>
    </w:p>
    <w:p w:rsidR="00884C80" w:rsidRDefault="00884C80" w:rsidP="00884C80">
      <w:pPr>
        <w:pStyle w:val="Paragraphedeliste"/>
        <w:rPr>
          <w:lang w:eastAsia="fr-FR"/>
        </w:rPr>
      </w:pPr>
    </w:p>
    <w:p w:rsidR="00884C80" w:rsidRDefault="00BB2244" w:rsidP="00534F34">
      <w:pPr>
        <w:pStyle w:val="Paragraphedeliste"/>
        <w:ind w:left="0"/>
        <w:jc w:val="center"/>
        <w:rPr>
          <w:lang w:eastAsia="fr-FR"/>
        </w:rPr>
      </w:pPr>
      <w:r>
        <w:rPr>
          <w:noProof/>
          <w:lang w:eastAsia="fr-FR"/>
        </w:rPr>
        <w:drawing>
          <wp:inline distT="0" distB="0" distL="0" distR="0" wp14:anchorId="4B1FDCB1" wp14:editId="0533CDE5">
            <wp:extent cx="5940425" cy="1916430"/>
            <wp:effectExtent l="0" t="0" r="3175" b="7620"/>
            <wp:docPr id="10307" name="Image 1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916430"/>
                    </a:xfrm>
                    <a:prstGeom prst="rect">
                      <a:avLst/>
                    </a:prstGeom>
                  </pic:spPr>
                </pic:pic>
              </a:graphicData>
            </a:graphic>
          </wp:inline>
        </w:drawing>
      </w:r>
    </w:p>
    <w:p w:rsidR="00884C80" w:rsidRDefault="00884C80" w:rsidP="00884C80">
      <w:pPr>
        <w:pStyle w:val="Paragraphedeliste"/>
        <w:ind w:left="0"/>
        <w:rPr>
          <w:lang w:eastAsia="fr-FR"/>
        </w:rPr>
      </w:pPr>
    </w:p>
    <w:p w:rsidR="0055061D" w:rsidRDefault="00884C80" w:rsidP="00884C80">
      <w:pPr>
        <w:spacing w:line="360" w:lineRule="auto"/>
        <w:jc w:val="both"/>
      </w:pPr>
      <w:r>
        <w:t>Pour consulter une campagne, cliquer sur l’hyperlien « Nom de la campagne » afin d’accéder à la fiche de détail de la campagne.</w:t>
      </w:r>
    </w:p>
    <w:p w:rsidR="0055061D" w:rsidRDefault="0055061D">
      <w:r>
        <w:br w:type="page"/>
      </w:r>
    </w:p>
    <w:p w:rsidR="00884C80" w:rsidRDefault="00884C80" w:rsidP="00884C80">
      <w:pPr>
        <w:spacing w:line="360" w:lineRule="auto"/>
        <w:jc w:val="both"/>
      </w:pPr>
    </w:p>
    <w:p w:rsidR="00534F34" w:rsidRPr="00AA21ED" w:rsidRDefault="00534F34" w:rsidP="00534F34">
      <w:pPr>
        <w:pStyle w:val="Titre2"/>
      </w:pPr>
      <w:bookmarkStart w:id="196" w:name="_Toc402791509"/>
      <w:r w:rsidRPr="00AA21ED">
        <w:t>Réalisation d’une campagne</w:t>
      </w:r>
      <w:bookmarkEnd w:id="196"/>
    </w:p>
    <w:p w:rsidR="00534F34" w:rsidRPr="00534F34" w:rsidRDefault="00534F34" w:rsidP="00534F34">
      <w:pPr>
        <w:pStyle w:val="Titre3"/>
        <w:rPr>
          <w:color w:val="C00000"/>
        </w:rPr>
      </w:pPr>
      <w:bookmarkStart w:id="197" w:name="_Toc402791510"/>
      <w:r w:rsidRPr="00534F34">
        <w:rPr>
          <w:color w:val="C00000"/>
        </w:rPr>
        <w:t>Création d’une campagne</w:t>
      </w:r>
      <w:bookmarkEnd w:id="197"/>
    </w:p>
    <w:p w:rsidR="00534F34" w:rsidRPr="00640373" w:rsidRDefault="00534F34" w:rsidP="00534F34">
      <w:pPr>
        <w:spacing w:line="360" w:lineRule="auto"/>
        <w:jc w:val="both"/>
      </w:pPr>
      <w:r w:rsidRPr="00640373">
        <w:t>Lorsque l’utilisateur souhaite créer une campagne, il clique sur le bouton « Nouveau » à partir de l’objet « Campagnes »</w:t>
      </w:r>
    </w:p>
    <w:p w:rsidR="00534F34" w:rsidRDefault="004427EF" w:rsidP="00534F34">
      <w:pPr>
        <w:pStyle w:val="Paragraphedeliste"/>
        <w:ind w:left="0"/>
        <w:jc w:val="center"/>
        <w:rPr>
          <w:noProof/>
          <w:lang w:eastAsia="fr-FR"/>
        </w:rPr>
      </w:pPr>
      <w:r>
        <w:rPr>
          <w:noProof/>
          <w:lang w:eastAsia="fr-FR"/>
        </w:rPr>
        <mc:AlternateContent>
          <mc:Choice Requires="wps">
            <w:drawing>
              <wp:anchor distT="0" distB="0" distL="114300" distR="114300" simplePos="0" relativeHeight="251722240" behindDoc="0" locked="0" layoutInCell="1" allowOverlap="1" wp14:anchorId="40102430" wp14:editId="4649135D">
                <wp:simplePos x="0" y="0"/>
                <wp:positionH relativeFrom="column">
                  <wp:posOffset>2186305</wp:posOffset>
                </wp:positionH>
                <wp:positionV relativeFrom="paragraph">
                  <wp:posOffset>747395</wp:posOffset>
                </wp:positionV>
                <wp:extent cx="267335" cy="115570"/>
                <wp:effectExtent l="0" t="0" r="18415" b="17780"/>
                <wp:wrapNone/>
                <wp:docPr id="288" name="Rectangle à coins arrondis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335" cy="115570"/>
                        </a:xfrm>
                        <a:prstGeom prst="roundRect">
                          <a:avLst>
                            <a:gd name="adj" fmla="val 16667"/>
                          </a:avLst>
                        </a:prstGeom>
                        <a:noFill/>
                        <a:ln w="19050" cmpd="sng">
                          <a:solidFill>
                            <a:srgbClr val="C00000"/>
                          </a:solidFill>
                          <a:round/>
                          <a:headEnd type="none" w="med" len="med"/>
                          <a:tailEnd type="none" w="med" len="med"/>
                        </a:ln>
                        <a:extLst>
                          <a:ext uri="{909E8E84-426E-40dd-AFC4-6F175D3DCCD1}"/>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D8A3B8" id="Rectangle à coins arrondis 288" o:spid="_x0000_s1026" style="position:absolute;margin-left:172.15pt;margin-top:58.85pt;width:21.05pt;height:9.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" filled="f" strokecolor="#c00000" strokeweight="1.5pt"/>
            </w:pict>
          </mc:Fallback>
        </mc:AlternateContent>
      </w:r>
      <w:r>
        <w:rPr>
          <w:noProof/>
          <w:lang w:eastAsia="fr-FR"/>
        </w:rPr>
        <mc:AlternateContent>
          <mc:Choice Requires="wps">
            <w:drawing>
              <wp:anchor distT="0" distB="0" distL="114300" distR="114300" simplePos="0" relativeHeight="251625984" behindDoc="0" locked="0" layoutInCell="1" allowOverlap="1" wp14:anchorId="7C78AD06" wp14:editId="3C92C201">
                <wp:simplePos x="0" y="0"/>
                <wp:positionH relativeFrom="column">
                  <wp:posOffset>4307840</wp:posOffset>
                </wp:positionH>
                <wp:positionV relativeFrom="paragraph">
                  <wp:posOffset>91440</wp:posOffset>
                </wp:positionV>
                <wp:extent cx="416560" cy="146050"/>
                <wp:effectExtent l="0" t="0" r="21590" b="25400"/>
                <wp:wrapNone/>
                <wp:docPr id="10266" name="Rectangle à coins arrondis 10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46050"/>
                        </a:xfrm>
                        <a:prstGeom prst="roundRect">
                          <a:avLst>
                            <a:gd name="adj" fmla="val 16667"/>
                          </a:avLst>
                        </a:prstGeom>
                        <a:noFill/>
                        <a:ln w="9525">
                          <a:solidFill>
                            <a:srgbClr val="FF0000"/>
                          </a:solidFill>
                          <a:round/>
                          <a:headEnd/>
                          <a:tailEnd/>
                        </a:ln>
                        <a:extLst>
                          <a:ext uri="{909E8E84-426E-40dd-AFC4-6F175D3DCCD1}"/>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9D5786" id="Rectangle à coins arrondis 10266" o:spid="_x0000_s1026" style="position:absolute;margin-left:339.2pt;margin-top:7.2pt;width:32.8pt;height:11.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" filled="f" strokecolor="red"/>
            </w:pict>
          </mc:Fallback>
        </mc:AlternateContent>
      </w:r>
      <w:r w:rsidR="00534F34" w:rsidRPr="00B1749E">
        <w:rPr>
          <w:noProof/>
          <w:lang w:eastAsia="fr-FR"/>
        </w:rPr>
        <w:drawing>
          <wp:inline distT="0" distB="0" distL="0" distR="0" wp14:anchorId="65297FE5" wp14:editId="041C64BD">
            <wp:extent cx="4264660" cy="1938655"/>
            <wp:effectExtent l="114300" t="95250" r="116840" b="99695"/>
            <wp:docPr id="10264" name="Imag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3">
                      <a:extLst>
                        <a:ext uri="{28A0092B-C50C-407E-A947-70E740481C1C}">
                          <a14:useLocalDpi xmlns:a14="http://schemas.microsoft.com/office/drawing/2010/main" val="0"/>
                        </a:ext>
                      </a:extLst>
                    </a:blip>
                    <a:srcRect l="17130" t="17833" r="8879" b="22359"/>
                    <a:stretch>
                      <a:fillRect/>
                    </a:stretch>
                  </pic:blipFill>
                  <pic:spPr bwMode="auto">
                    <a:xfrm>
                      <a:off x="0" y="0"/>
                      <a:ext cx="4264660" cy="1938655"/>
                    </a:xfrm>
                    <a:prstGeom prst="rect">
                      <a:avLst/>
                    </a:prstGeom>
                    <a:noFill/>
                    <a:ln w="19050" cmpd="sng">
                      <a:noFill/>
                      <a:miter lim="800000"/>
                      <a:headEnd/>
                      <a:tailEnd/>
                    </a:ln>
                    <a:effectLst>
                      <a:outerShdw blurRad="63500" sx="102000" sy="102000" algn="ctr" rotWithShape="0">
                        <a:prstClr val="black">
                          <a:alpha val="40000"/>
                        </a:prstClr>
                      </a:outerShdw>
                    </a:effectLst>
                  </pic:spPr>
                </pic:pic>
              </a:graphicData>
            </a:graphic>
          </wp:inline>
        </w:drawing>
      </w:r>
    </w:p>
    <w:p w:rsidR="00534F34" w:rsidRDefault="00BB2244" w:rsidP="00534F34">
      <w:pPr>
        <w:pStyle w:val="Paragraphedeliste"/>
        <w:ind w:left="0"/>
        <w:rPr>
          <w:noProof/>
          <w:lang w:eastAsia="fr-FR"/>
        </w:rPr>
      </w:pPr>
      <w:r>
        <w:rPr>
          <w:noProof/>
          <w:lang w:eastAsia="fr-FR"/>
        </w:rPr>
        <w:t>L’utilisateur doit sélectionner le type d’enregistrement de campagne</w:t>
      </w:r>
      <w:r w:rsidR="00E15C90">
        <w:rPr>
          <w:noProof/>
          <w:lang w:eastAsia="fr-FR"/>
        </w:rPr>
        <w:t xml:space="preserve"> « Campagne email InxMail Professionnel ».</w:t>
      </w:r>
    </w:p>
    <w:p w:rsidR="00E15C90" w:rsidRDefault="00E15C90" w:rsidP="00534F34">
      <w:pPr>
        <w:pStyle w:val="Paragraphedeliste"/>
        <w:ind w:left="0"/>
        <w:rPr>
          <w:noProof/>
          <w:lang w:eastAsia="fr-FR"/>
        </w:rPr>
      </w:pPr>
      <w:r>
        <w:rPr>
          <w:noProof/>
          <w:lang w:eastAsia="fr-FR"/>
        </w:rPr>
        <w:drawing>
          <wp:inline distT="0" distB="0" distL="0" distR="0" wp14:anchorId="7E20454E" wp14:editId="671629DE">
            <wp:extent cx="5940425" cy="809625"/>
            <wp:effectExtent l="0" t="0" r="3175" b="9525"/>
            <wp:docPr id="10308" name="Image 1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809625"/>
                    </a:xfrm>
                    <a:prstGeom prst="rect">
                      <a:avLst/>
                    </a:prstGeom>
                  </pic:spPr>
                </pic:pic>
              </a:graphicData>
            </a:graphic>
          </wp:inline>
        </w:drawing>
      </w:r>
    </w:p>
    <w:p w:rsidR="00E15C90" w:rsidRDefault="00E15C90" w:rsidP="00534F34">
      <w:pPr>
        <w:pStyle w:val="Paragraphedeliste"/>
        <w:ind w:left="0"/>
        <w:rPr>
          <w:noProof/>
          <w:lang w:eastAsia="fr-FR"/>
        </w:rPr>
      </w:pPr>
      <w:r>
        <w:rPr>
          <w:noProof/>
          <w:lang w:eastAsia="fr-FR"/>
        </w:rPr>
        <w:t>Cliquer sur continuer pour accèder à la page de création des campagnes.</w:t>
      </w:r>
    </w:p>
    <w:p w:rsidR="00534F34" w:rsidRDefault="00534F34" w:rsidP="00534F34">
      <w:pPr>
        <w:pStyle w:val="Paragraphedeliste"/>
        <w:ind w:left="0"/>
        <w:rPr>
          <w:noProof/>
          <w:lang w:eastAsia="fr-FR"/>
        </w:rPr>
      </w:pPr>
    </w:p>
    <w:p w:rsidR="00534F34" w:rsidRDefault="00E15C90" w:rsidP="00476473">
      <w:pPr>
        <w:pStyle w:val="Paragraphedeliste"/>
        <w:ind w:left="-851"/>
        <w:jc w:val="center"/>
      </w:pPr>
      <w:r>
        <w:rPr>
          <w:noProof/>
          <w:lang w:eastAsia="fr-FR"/>
        </w:rPr>
        <w:lastRenderedPageBreak/>
        <w:drawing>
          <wp:inline distT="0" distB="0" distL="0" distR="0" wp14:anchorId="7FB68A33" wp14:editId="70272741">
            <wp:extent cx="5940425" cy="3413125"/>
            <wp:effectExtent l="0" t="0" r="3175" b="0"/>
            <wp:docPr id="10309" name="Image 1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413125"/>
                    </a:xfrm>
                    <a:prstGeom prst="rect">
                      <a:avLst/>
                    </a:prstGeom>
                  </pic:spPr>
                </pic:pic>
              </a:graphicData>
            </a:graphic>
          </wp:inline>
        </w:drawing>
      </w:r>
    </w:p>
    <w:p w:rsidR="00534F34" w:rsidRDefault="00534F34" w:rsidP="00534F34">
      <w:pPr>
        <w:pStyle w:val="Paragraphedeliste"/>
        <w:ind w:left="0"/>
      </w:pPr>
    </w:p>
    <w:p w:rsidR="00534F34" w:rsidRDefault="00A7279F" w:rsidP="00A437C2">
      <w:pPr>
        <w:numPr>
          <w:ilvl w:val="0"/>
          <w:numId w:val="17"/>
        </w:numPr>
        <w:spacing w:after="160" w:line="259" w:lineRule="auto"/>
      </w:pPr>
      <w:r>
        <w:t>Cliquer</w:t>
      </w:r>
      <w:r w:rsidR="00534F34">
        <w:t xml:space="preserve"> sur le bouton « Enregistrer » pour enregistrer la campagne en question.</w:t>
      </w:r>
    </w:p>
    <w:p w:rsidR="00534F34" w:rsidRDefault="00534F34" w:rsidP="00A437C2">
      <w:pPr>
        <w:numPr>
          <w:ilvl w:val="0"/>
          <w:numId w:val="17"/>
        </w:numPr>
        <w:spacing w:after="160" w:line="259" w:lineRule="auto"/>
      </w:pPr>
      <w:r>
        <w:t>Clique</w:t>
      </w:r>
      <w:r w:rsidR="00A7279F">
        <w:t>r</w:t>
      </w:r>
      <w:r>
        <w:t xml:space="preserve"> sur le bouton « Enregistrer et nouveau » pour enregistrer la campagne en question et créer une nouvelle campagne.</w:t>
      </w:r>
    </w:p>
    <w:p w:rsidR="00534F34" w:rsidRDefault="00534F34" w:rsidP="00A437C2">
      <w:pPr>
        <w:numPr>
          <w:ilvl w:val="0"/>
          <w:numId w:val="17"/>
        </w:numPr>
        <w:spacing w:after="160" w:line="259" w:lineRule="auto"/>
      </w:pPr>
      <w:r>
        <w:t>Clique</w:t>
      </w:r>
      <w:r w:rsidR="00A7279F">
        <w:t>r</w:t>
      </w:r>
      <w:r>
        <w:t xml:space="preserve"> sur le bouton « Annuler » pour annuler l’enregistrement.</w:t>
      </w:r>
    </w:p>
    <w:p w:rsidR="005E7BDF" w:rsidRDefault="005E7BDF" w:rsidP="005E7BDF">
      <w:pPr>
        <w:spacing w:after="160" w:line="259" w:lineRule="auto"/>
      </w:pPr>
    </w:p>
    <w:p w:rsidR="005E7BDF" w:rsidRDefault="005E7BDF" w:rsidP="005E7BDF">
      <w:pPr>
        <w:spacing w:after="160" w:line="259" w:lineRule="auto"/>
      </w:pPr>
    </w:p>
    <w:p w:rsidR="005E7BDF" w:rsidDel="00F86E7D" w:rsidRDefault="005E7BDF" w:rsidP="00A437C2">
      <w:pPr>
        <w:pStyle w:val="Titre2"/>
        <w:numPr>
          <w:ilvl w:val="1"/>
          <w:numId w:val="36"/>
        </w:numPr>
        <w:rPr>
          <w:del w:id="198" w:author="Hicham Mohamed Tabbak" w:date="2014-10-24T16:33:00Z"/>
        </w:rPr>
      </w:pPr>
      <w:del w:id="199" w:author="Hicham Mohamed Tabbak" w:date="2014-10-24T16:33:00Z">
        <w:r w:rsidDel="00F86E7D">
          <w:delText>Gérer les statuts des membres de la campagne</w:delText>
        </w:r>
      </w:del>
    </w:p>
    <w:p w:rsidR="005E7BDF" w:rsidDel="00F86E7D" w:rsidRDefault="005E7BDF" w:rsidP="005E7BDF">
      <w:pPr>
        <w:rPr>
          <w:del w:id="200" w:author="Hicham Mohamed Tabbak" w:date="2014-10-24T16:33:00Z"/>
        </w:rPr>
      </w:pPr>
    </w:p>
    <w:p w:rsidR="005E7BDF" w:rsidDel="00F86E7D" w:rsidRDefault="005E7BDF" w:rsidP="005E7BDF">
      <w:pPr>
        <w:rPr>
          <w:del w:id="201" w:author="Hicham Mohamed Tabbak" w:date="2014-10-24T16:33:00Z"/>
        </w:rPr>
      </w:pPr>
      <w:del w:id="202" w:author="Hicham Mohamed Tabbak" w:date="2014-10-24T16:33:00Z">
        <w:r w:rsidDel="00F86E7D">
          <w:delText>Les statuts des contacts invités ne se gèrent qu’au niveau de chaque campagne individuelle.</w:delText>
        </w:r>
      </w:del>
    </w:p>
    <w:p w:rsidR="005E7BDF" w:rsidDel="00F86E7D" w:rsidRDefault="005E7BDF" w:rsidP="005E7BDF">
      <w:pPr>
        <w:rPr>
          <w:del w:id="203" w:author="Hicham Mohamed Tabbak" w:date="2014-10-24T16:33:00Z"/>
        </w:rPr>
      </w:pPr>
      <w:del w:id="204" w:author="Hicham Mohamed Tabbak" w:date="2014-10-24T16:33:00Z">
        <w:r w:rsidDel="00F86E7D">
          <w:delText>Afin de rajouter de nouveaux statuts, il est nécessaire de les gérer au niveau de chaque campagne en cliquant sur le bouton « configuration avancée »</w:delText>
        </w:r>
      </w:del>
    </w:p>
    <w:p w:rsidR="005E7BDF" w:rsidRPr="00476473" w:rsidDel="00F86E7D" w:rsidRDefault="005E7BDF" w:rsidP="005E7BDF">
      <w:pPr>
        <w:rPr>
          <w:del w:id="205" w:author="Hicham Mohamed Tabbak" w:date="2014-10-24T16:33:00Z"/>
        </w:rPr>
      </w:pPr>
      <w:del w:id="206" w:author="Hicham Mohamed Tabbak" w:date="2014-10-24T16:33:00Z">
        <w:r w:rsidDel="00F86E7D">
          <w:rPr>
            <w:noProof/>
            <w:lang w:eastAsia="fr-FR"/>
          </w:rPr>
          <w:drawing>
            <wp:inline distT="0" distB="0" distL="0" distR="0" wp14:anchorId="4FD407A9" wp14:editId="1436B2B1">
              <wp:extent cx="1219200" cy="3238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9200" cy="323850"/>
                      </a:xfrm>
                      <a:prstGeom prst="rect">
                        <a:avLst/>
                      </a:prstGeom>
                    </pic:spPr>
                  </pic:pic>
                </a:graphicData>
              </a:graphic>
            </wp:inline>
          </w:drawing>
        </w:r>
      </w:del>
    </w:p>
    <w:p w:rsidR="005E7BDF" w:rsidDel="00F86E7D" w:rsidRDefault="005E7BDF" w:rsidP="005E7BDF">
      <w:pPr>
        <w:rPr>
          <w:del w:id="207" w:author="Hicham Mohamed Tabbak" w:date="2014-10-24T16:33:00Z"/>
        </w:rPr>
      </w:pPr>
      <w:del w:id="208" w:author="Hicham Mohamed Tabbak" w:date="2014-10-24T16:33:00Z">
        <w:r w:rsidDel="00F86E7D">
          <w:delText xml:space="preserve">Ensuite, cliquez sur « modifier » </w:delText>
        </w:r>
      </w:del>
    </w:p>
    <w:p w:rsidR="005E7BDF" w:rsidDel="00880E08" w:rsidRDefault="005E7BDF" w:rsidP="005E7BDF">
      <w:pPr>
        <w:rPr>
          <w:del w:id="209" w:author="Hicham Mohamed Tabbak" w:date="2014-10-24T16:39:00Z"/>
        </w:rPr>
      </w:pPr>
    </w:p>
    <w:p w:rsidR="005E7BDF" w:rsidDel="00880E08" w:rsidRDefault="005E7BDF" w:rsidP="005E7BDF">
      <w:pPr>
        <w:rPr>
          <w:del w:id="210" w:author="Hicham Mohamed Tabbak" w:date="2014-10-24T16:39:00Z"/>
        </w:rPr>
      </w:pPr>
      <w:del w:id="211" w:author="Hicham Mohamed Tabbak" w:date="2014-10-24T16:33:00Z">
        <w:r w:rsidDel="00F86E7D">
          <w:rPr>
            <w:noProof/>
            <w:lang w:eastAsia="fr-FR"/>
          </w:rPr>
          <w:drawing>
            <wp:inline distT="0" distB="0" distL="0" distR="0" wp14:anchorId="3A7C1351" wp14:editId="44FDDA86">
              <wp:extent cx="5940425" cy="2740660"/>
              <wp:effectExtent l="0" t="0" r="317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2740660"/>
                      </a:xfrm>
                      <a:prstGeom prst="rect">
                        <a:avLst/>
                      </a:prstGeom>
                    </pic:spPr>
                  </pic:pic>
                </a:graphicData>
              </a:graphic>
            </wp:inline>
          </w:drawing>
        </w:r>
      </w:del>
    </w:p>
    <w:p w:rsidR="005E7BDF" w:rsidDel="00880E08" w:rsidRDefault="005E7BDF" w:rsidP="005E7BDF">
      <w:pPr>
        <w:rPr>
          <w:del w:id="212" w:author="Hicham Mohamed Tabbak" w:date="2014-10-24T16:39:00Z"/>
        </w:rPr>
      </w:pPr>
    </w:p>
    <w:p w:rsidR="005E7BDF" w:rsidDel="00F86E7D" w:rsidRDefault="005E7BDF" w:rsidP="005E7BDF">
      <w:pPr>
        <w:rPr>
          <w:del w:id="213" w:author="Hicham Mohamed Tabbak" w:date="2014-10-24T16:33:00Z"/>
        </w:rPr>
      </w:pPr>
      <w:del w:id="214" w:author="Hicham Mohamed Tabbak" w:date="2014-10-24T16:33:00Z">
        <w:r w:rsidDel="00F86E7D">
          <w:delText>En cliquant sur « ajouter », ajoutez des statuts.</w:delText>
        </w:r>
      </w:del>
    </w:p>
    <w:p w:rsidR="005E7BDF" w:rsidDel="00F86E7D" w:rsidRDefault="005E7BDF" w:rsidP="005E7BDF">
      <w:pPr>
        <w:rPr>
          <w:del w:id="215" w:author="Hicham Mohamed Tabbak" w:date="2014-10-24T16:33:00Z"/>
        </w:rPr>
      </w:pPr>
      <w:del w:id="216" w:author="Hicham Mohamed Tabbak" w:date="2014-10-24T16:33:00Z">
        <w:r w:rsidDel="00F86E7D">
          <w:delText>Le statut répondu, permet de faire des comptes automatiques dans la campagne</w:delText>
        </w:r>
      </w:del>
    </w:p>
    <w:p w:rsidR="005E7BDF" w:rsidDel="00880E08" w:rsidRDefault="005E7BDF">
      <w:pPr>
        <w:rPr>
          <w:del w:id="217" w:author="Hicham Mohamed Tabbak" w:date="2014-10-24T16:39:00Z"/>
        </w:rPr>
        <w:pPrChange w:id="218" w:author="Hicham Mohamed Tabbak" w:date="2014-10-24T16:39:00Z">
          <w:pPr>
            <w:spacing w:after="160" w:line="259" w:lineRule="auto"/>
          </w:pPr>
        </w:pPrChange>
      </w:pPr>
    </w:p>
    <w:p w:rsidR="005E7BDF" w:rsidRDefault="005E7BDF" w:rsidP="005E7BDF">
      <w:pPr>
        <w:spacing w:after="160" w:line="259" w:lineRule="auto"/>
      </w:pPr>
    </w:p>
    <w:p w:rsidR="005E7BDF" w:rsidRDefault="005E7BDF" w:rsidP="005E7BDF">
      <w:pPr>
        <w:spacing w:after="160" w:line="259" w:lineRule="auto"/>
      </w:pPr>
    </w:p>
    <w:p w:rsidR="00CA6C7C" w:rsidRDefault="00CA6C7C" w:rsidP="00CA6C7C">
      <w:pPr>
        <w:pStyle w:val="Titre2"/>
        <w:shd w:val="clear" w:color="auto" w:fill="FFFFFF"/>
        <w:spacing w:line="240" w:lineRule="auto"/>
      </w:pPr>
      <w:bookmarkStart w:id="219" w:name="_Toc402791511"/>
      <w:r>
        <w:t>Associer des membres</w:t>
      </w:r>
      <w:bookmarkEnd w:id="219"/>
    </w:p>
    <w:p w:rsidR="005E7BDF" w:rsidRDefault="005E7BDF" w:rsidP="00476473"/>
    <w:p w:rsidR="005E7BDF" w:rsidRDefault="005E7BDF" w:rsidP="00476473">
      <w:r>
        <w:t xml:space="preserve">Il y a plusieurs moyens pour associer les membres à une campagne. Selon celui choisi, des options seront ou pas disponibles. </w:t>
      </w:r>
    </w:p>
    <w:p w:rsidR="005E7BDF" w:rsidRDefault="005E7BDF" w:rsidP="00A437C2">
      <w:pPr>
        <w:pStyle w:val="Paragraphedeliste"/>
        <w:numPr>
          <w:ilvl w:val="0"/>
          <w:numId w:val="32"/>
        </w:numPr>
      </w:pPr>
      <w:r>
        <w:t xml:space="preserve">Ajout de membres en masse suite à un ciblage simple en sélectionnant le type d’e-mail </w:t>
      </w:r>
    </w:p>
    <w:p w:rsidR="005E7BDF" w:rsidRDefault="005E7BDF" w:rsidP="00A437C2">
      <w:pPr>
        <w:pStyle w:val="Paragraphedeliste"/>
        <w:numPr>
          <w:ilvl w:val="0"/>
          <w:numId w:val="32"/>
        </w:numPr>
      </w:pPr>
      <w:r>
        <w:t xml:space="preserve">Ajouts de membres en masse suite à un ciblage avancé en sélectionnant le type d’email </w:t>
      </w:r>
    </w:p>
    <w:p w:rsidR="005E7BDF" w:rsidRDefault="005E7BDF" w:rsidP="00A437C2">
      <w:pPr>
        <w:pStyle w:val="Paragraphedeliste"/>
        <w:numPr>
          <w:ilvl w:val="0"/>
          <w:numId w:val="32"/>
        </w:numPr>
      </w:pPr>
      <w:r>
        <w:t xml:space="preserve">Ajout de fichiers externes </w:t>
      </w:r>
    </w:p>
    <w:p w:rsidR="005E7BDF" w:rsidRDefault="005E7BDF" w:rsidP="00A437C2">
      <w:pPr>
        <w:pStyle w:val="Paragraphedeliste"/>
        <w:numPr>
          <w:ilvl w:val="0"/>
          <w:numId w:val="32"/>
        </w:numPr>
      </w:pPr>
      <w:r>
        <w:t xml:space="preserve">Modification de membres </w:t>
      </w:r>
    </w:p>
    <w:p w:rsidR="005E7BDF" w:rsidRDefault="005E7BDF" w:rsidP="005E7BDF">
      <w:r>
        <w:t xml:space="preserve">Afin d’accéder à ces différentes possibilités, plusieurs moyens sont disponibles. </w:t>
      </w:r>
    </w:p>
    <w:p w:rsidR="005E7BDF" w:rsidRPr="00DD1726" w:rsidRDefault="005E7BDF" w:rsidP="005E7BDF">
      <w:pPr>
        <w:pStyle w:val="Important"/>
        <w:jc w:val="both"/>
      </w:pPr>
      <w:r>
        <w:rPr>
          <w:noProof/>
          <w:lang w:eastAsia="fr-FR"/>
        </w:rPr>
        <w:lastRenderedPageBreak/>
        <w:drawing>
          <wp:inline distT="0" distB="0" distL="0" distR="0" wp14:anchorId="34CDB4A9" wp14:editId="5298908F">
            <wp:extent cx="180975" cy="123825"/>
            <wp:effectExtent l="0" t="0" r="9525" b="9525"/>
            <wp:docPr id="5" name="Image 22" descr="http://www.ac-reims.fr/editice/images/stories/EPS/new_structure_site/medias/photos/communication_IA-IPR/import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c-reims.fr/editice/images/stories/EPS/new_structure_site/medias/photos/communication_IA-IPR/importan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795D51">
        <w:rPr>
          <w:b/>
          <w:bCs/>
          <w:color w:val="FF0000"/>
        </w:rPr>
        <w:t>Important</w:t>
      </w:r>
      <w:r>
        <w:t> </w:t>
      </w:r>
      <w:r w:rsidRPr="00E37322">
        <w:rPr>
          <w:color w:val="C00000"/>
        </w:rPr>
        <w:t>:</w:t>
      </w:r>
      <w:r>
        <w:rPr>
          <w:color w:val="C00000"/>
        </w:rPr>
        <w:t xml:space="preserve"> </w:t>
      </w:r>
      <w:r>
        <w:t xml:space="preserve">seul le ciblage sur les contacts permet de sélectionner le type d’email. Cette fonctionnalité n’est pas disponible sur les leads. </w:t>
      </w:r>
    </w:p>
    <w:p w:rsidR="005E7BDF" w:rsidRDefault="005E7BDF" w:rsidP="005E7BDF"/>
    <w:p w:rsidR="005E7BDF" w:rsidRDefault="005E7BDF" w:rsidP="005E7BDF">
      <w:pPr>
        <w:pStyle w:val="Titre3"/>
      </w:pPr>
      <w:bookmarkStart w:id="220" w:name="_Toc402791512"/>
      <w:r>
        <w:t>Ajout de membres en masse suite à un ciblage simple en sélectionnant le type d’email</w:t>
      </w:r>
      <w:bookmarkEnd w:id="220"/>
      <w:r>
        <w:t xml:space="preserve"> </w:t>
      </w:r>
    </w:p>
    <w:p w:rsidR="005E7BDF" w:rsidRDefault="005E7BDF" w:rsidP="005E7BDF"/>
    <w:p w:rsidR="005E7BDF" w:rsidRDefault="005E7BDF" w:rsidP="005E7BDF">
      <w:r w:rsidRPr="005E7BDF">
        <w:rPr>
          <w:u w:val="single"/>
        </w:rPr>
        <w:t>Définition </w:t>
      </w:r>
      <w:r>
        <w:t xml:space="preserve">: un ciblage simple est un ciblage qui ne prend en compte que des données de la fiche du contact. Toutes autres données liées au travers d’une liste associée (par exemple : les activités, opportunités …) ne sont pas </w:t>
      </w:r>
      <w:proofErr w:type="spellStart"/>
      <w:r>
        <w:t>requêtables</w:t>
      </w:r>
      <w:proofErr w:type="spellEnd"/>
      <w:r>
        <w:t xml:space="preserve"> via cet espace de ciblage. Il faudra passer par la construction d’un rapport (voir 6.4.2)  </w:t>
      </w:r>
    </w:p>
    <w:p w:rsidR="005E7BDF" w:rsidRDefault="005E7BDF" w:rsidP="005E7BDF"/>
    <w:p w:rsidR="00E15C90" w:rsidRDefault="00E15C90" w:rsidP="00A437C2">
      <w:pPr>
        <w:pStyle w:val="Paragraphedeliste"/>
        <w:numPr>
          <w:ilvl w:val="0"/>
          <w:numId w:val="28"/>
        </w:numPr>
      </w:pPr>
      <w:r>
        <w:t>Cliquer sur le bouton « Gérer les membres selon l’email »</w:t>
      </w:r>
    </w:p>
    <w:p w:rsidR="00E15C90" w:rsidRDefault="00E15C90" w:rsidP="00476473">
      <w:r>
        <w:rPr>
          <w:noProof/>
          <w:lang w:eastAsia="fr-FR"/>
        </w:rPr>
        <w:drawing>
          <wp:inline distT="0" distB="0" distL="0" distR="0" wp14:anchorId="7FED76F6" wp14:editId="53F9B4E6">
            <wp:extent cx="5943600" cy="640080"/>
            <wp:effectExtent l="0" t="0" r="0" b="7620"/>
            <wp:docPr id="10325" name="Image 1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rsidR="00E15C90" w:rsidRDefault="00F605D6" w:rsidP="00A437C2">
      <w:pPr>
        <w:pStyle w:val="Paragraphedeliste"/>
        <w:numPr>
          <w:ilvl w:val="0"/>
          <w:numId w:val="28"/>
        </w:numPr>
        <w:spacing w:after="160" w:line="259" w:lineRule="auto"/>
      </w:pPr>
      <w:ins w:id="221" w:author="Hicham Mohamed Tabbak" w:date="2014-10-24T14:42:00Z">
        <w:r>
          <w:rPr>
            <w:noProof/>
            <w:lang w:eastAsia="fr-FR"/>
          </w:rPr>
          <w:drawing>
            <wp:anchor distT="0" distB="0" distL="114300" distR="114300" simplePos="0" relativeHeight="251834880" behindDoc="1" locked="0" layoutInCell="1" allowOverlap="1" wp14:anchorId="1CD00091" wp14:editId="72B26DB3">
              <wp:simplePos x="0" y="0"/>
              <wp:positionH relativeFrom="page">
                <wp:align>center</wp:align>
              </wp:positionH>
              <wp:positionV relativeFrom="paragraph">
                <wp:posOffset>183515</wp:posOffset>
              </wp:positionV>
              <wp:extent cx="5943600" cy="2651760"/>
              <wp:effectExtent l="0" t="0" r="0" b="0"/>
              <wp:wrapTight wrapText="bothSides">
                <wp:wrapPolygon edited="0">
                  <wp:start x="0" y="0"/>
                  <wp:lineTo x="0" y="21414"/>
                  <wp:lineTo x="21531" y="21414"/>
                  <wp:lineTo x="2153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ins>
      <w:r w:rsidR="00E15C90">
        <w:t>Choisir un type de membre à rechercher</w:t>
      </w:r>
    </w:p>
    <w:p w:rsidR="005E7BDF" w:rsidRDefault="005E7BDF" w:rsidP="005E7BDF">
      <w:pPr>
        <w:pStyle w:val="Paragraphedeliste"/>
        <w:ind w:left="1440"/>
      </w:pPr>
      <w:del w:id="222" w:author="Hicham Mohamed Tabbak" w:date="2014-10-24T14:40:00Z">
        <w:r w:rsidDel="00F605D6">
          <w:rPr>
            <w:noProof/>
            <w:lang w:eastAsia="fr-FR"/>
          </w:rPr>
          <w:drawing>
            <wp:anchor distT="0" distB="0" distL="114300" distR="114300" simplePos="0" relativeHeight="251829760" behindDoc="1" locked="0" layoutInCell="1" allowOverlap="1" wp14:anchorId="0CD054C5" wp14:editId="2F50BCBE">
              <wp:simplePos x="0" y="0"/>
              <wp:positionH relativeFrom="margin">
                <wp:align>left</wp:align>
              </wp:positionH>
              <wp:positionV relativeFrom="paragraph">
                <wp:posOffset>218440</wp:posOffset>
              </wp:positionV>
              <wp:extent cx="5762625" cy="2409825"/>
              <wp:effectExtent l="0" t="0" r="9525" b="9525"/>
              <wp:wrapTight wrapText="bothSides">
                <wp:wrapPolygon edited="0">
                  <wp:start x="0" y="0"/>
                  <wp:lineTo x="0" y="21515"/>
                  <wp:lineTo x="21564" y="21515"/>
                  <wp:lineTo x="21564" y="0"/>
                  <wp:lineTo x="0" y="0"/>
                </wp:wrapPolygon>
              </wp:wrapTight>
              <wp:docPr id="10326" name="Image 1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anchor>
          </w:drawing>
        </w:r>
      </w:del>
    </w:p>
    <w:p w:rsidR="00E15C90" w:rsidRDefault="00E15C90" w:rsidP="00E15C90">
      <w:pPr>
        <w:pStyle w:val="Paragraphedeliste"/>
      </w:pPr>
    </w:p>
    <w:p w:rsidR="00F605D6" w:rsidRDefault="00E15C90">
      <w:pPr>
        <w:pStyle w:val="Paragraphedeliste"/>
        <w:numPr>
          <w:ilvl w:val="0"/>
          <w:numId w:val="28"/>
        </w:numPr>
      </w:pPr>
      <w:del w:id="223" w:author="Hicham Mohamed Tabbak" w:date="2014-10-24T14:44:00Z">
        <w:r w:rsidDel="00F605D6">
          <w:rPr>
            <w:noProof/>
            <w:lang w:eastAsia="fr-FR"/>
          </w:rPr>
          <w:drawing>
            <wp:anchor distT="0" distB="0" distL="114300" distR="114300" simplePos="0" relativeHeight="251830784" behindDoc="1" locked="0" layoutInCell="1" allowOverlap="1" wp14:anchorId="497C5DD4" wp14:editId="432867EE">
              <wp:simplePos x="0" y="0"/>
              <wp:positionH relativeFrom="margin">
                <wp:align>right</wp:align>
              </wp:positionH>
              <wp:positionV relativeFrom="paragraph">
                <wp:posOffset>267970</wp:posOffset>
              </wp:positionV>
              <wp:extent cx="5753100" cy="2381250"/>
              <wp:effectExtent l="0" t="0" r="0" b="0"/>
              <wp:wrapTight wrapText="bothSides">
                <wp:wrapPolygon edited="0">
                  <wp:start x="0" y="0"/>
                  <wp:lineTo x="0" y="21427"/>
                  <wp:lineTo x="21528" y="21427"/>
                  <wp:lineTo x="21528" y="0"/>
                  <wp:lineTo x="0" y="0"/>
                </wp:wrapPolygon>
              </wp:wrapTight>
              <wp:docPr id="10327" name="Image 1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anchor>
          </w:drawing>
        </w:r>
      </w:del>
      <w:r>
        <w:t>Spécifier les critères de filtre</w:t>
      </w:r>
    </w:p>
    <w:p w:rsidR="00E15C90" w:rsidRDefault="00F605D6" w:rsidP="00E15C90">
      <w:ins w:id="224" w:author="Hicham Mohamed Tabbak" w:date="2014-10-24T14:43:00Z">
        <w:r>
          <w:rPr>
            <w:noProof/>
            <w:lang w:eastAsia="fr-FR"/>
          </w:rPr>
          <w:lastRenderedPageBreak/>
          <w:drawing>
            <wp:anchor distT="0" distB="0" distL="114300" distR="114300" simplePos="0" relativeHeight="251835904" behindDoc="1" locked="0" layoutInCell="1" allowOverlap="1" wp14:anchorId="29CF5440" wp14:editId="11DFE475">
              <wp:simplePos x="0" y="0"/>
              <wp:positionH relativeFrom="margin">
                <wp:posOffset>-38100</wp:posOffset>
              </wp:positionH>
              <wp:positionV relativeFrom="paragraph">
                <wp:posOffset>0</wp:posOffset>
              </wp:positionV>
              <wp:extent cx="5934075" cy="2581275"/>
              <wp:effectExtent l="0" t="0" r="9525" b="9525"/>
              <wp:wrapTight wrapText="bothSides">
                <wp:wrapPolygon edited="0">
                  <wp:start x="0" y="0"/>
                  <wp:lineTo x="0" y="21520"/>
                  <wp:lineTo x="21565" y="21520"/>
                  <wp:lineTo x="2156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ins>
    </w:p>
    <w:p w:rsidR="005E7BDF" w:rsidRDefault="005E7BDF" w:rsidP="00A437C2">
      <w:pPr>
        <w:pStyle w:val="Paragraphedeliste"/>
        <w:numPr>
          <w:ilvl w:val="0"/>
          <w:numId w:val="33"/>
        </w:numPr>
      </w:pPr>
      <w:r>
        <w:t xml:space="preserve">dans la colonne « champ » </w:t>
      </w:r>
      <w:r>
        <w:sym w:font="Wingdings" w:char="F0E0"/>
      </w:r>
      <w:r>
        <w:t xml:space="preserve"> sélectionnez le champ de votre requête </w:t>
      </w:r>
    </w:p>
    <w:p w:rsidR="005E7BDF" w:rsidRDefault="005E7BDF" w:rsidP="00A437C2">
      <w:pPr>
        <w:pStyle w:val="Paragraphedeliste"/>
        <w:numPr>
          <w:ilvl w:val="0"/>
          <w:numId w:val="33"/>
        </w:numPr>
      </w:pPr>
      <w:r>
        <w:t xml:space="preserve">Dans la colonne « opérateur » </w:t>
      </w:r>
      <w:r>
        <w:sym w:font="Wingdings" w:char="F0E0"/>
      </w:r>
      <w:r>
        <w:t xml:space="preserve"> sélectionnez l’opérateur adéquate (est égale à, contient ….) </w:t>
      </w:r>
    </w:p>
    <w:p w:rsidR="005E7BDF" w:rsidRDefault="005E7BDF" w:rsidP="00A437C2">
      <w:pPr>
        <w:pStyle w:val="Paragraphedeliste"/>
        <w:numPr>
          <w:ilvl w:val="0"/>
          <w:numId w:val="33"/>
        </w:numPr>
      </w:pPr>
      <w:r>
        <w:t xml:space="preserve">Dans la colonne valeur </w:t>
      </w:r>
      <w:r>
        <w:sym w:font="Wingdings" w:char="F0E0"/>
      </w:r>
      <w:r>
        <w:t xml:space="preserve"> saisissez ou sélectionnez la valeur qui doit être vérifiée par l’opérateur </w:t>
      </w:r>
    </w:p>
    <w:p w:rsidR="005E7BDF" w:rsidRDefault="005E7BDF" w:rsidP="00E15C90"/>
    <w:p w:rsidR="00DF5B64" w:rsidRDefault="00DF5B64" w:rsidP="00A437C2">
      <w:pPr>
        <w:pStyle w:val="Paragraphedeliste"/>
        <w:numPr>
          <w:ilvl w:val="0"/>
          <w:numId w:val="28"/>
        </w:numPr>
        <w:spacing w:after="160" w:line="259" w:lineRule="auto"/>
      </w:pPr>
      <w:r>
        <w:t>Choisir l’email principal à cibler et le deuxième email à prendre en compte si l’email principal est vide.</w:t>
      </w:r>
    </w:p>
    <w:p w:rsidR="00DF5B64" w:rsidRDefault="00DF5B64" w:rsidP="00A437C2">
      <w:pPr>
        <w:pStyle w:val="Paragraphedeliste"/>
        <w:numPr>
          <w:ilvl w:val="0"/>
          <w:numId w:val="29"/>
        </w:numPr>
        <w:spacing w:after="160" w:line="259" w:lineRule="auto"/>
      </w:pPr>
      <w:r>
        <w:t xml:space="preserve"> Sur le résultat de la recherche, sélectionner les contacts qui constitueront la liste de ciblage</w:t>
      </w:r>
    </w:p>
    <w:p w:rsidR="00DF5B64" w:rsidRDefault="00DF5B64" w:rsidP="00A437C2">
      <w:pPr>
        <w:pStyle w:val="Paragraphedeliste"/>
        <w:numPr>
          <w:ilvl w:val="0"/>
          <w:numId w:val="29"/>
        </w:numPr>
        <w:spacing w:after="160" w:line="259" w:lineRule="auto"/>
      </w:pPr>
      <w:r>
        <w:t>Choisir l’adresse email principale en sélectionnant l’email correspondant dans la liste de sélection</w:t>
      </w:r>
    </w:p>
    <w:p w:rsidR="00DF5B64" w:rsidRDefault="00DF5B64" w:rsidP="00A437C2">
      <w:pPr>
        <w:pStyle w:val="Paragraphedeliste"/>
        <w:numPr>
          <w:ilvl w:val="0"/>
          <w:numId w:val="29"/>
        </w:numPr>
        <w:spacing w:after="160" w:line="259" w:lineRule="auto"/>
      </w:pPr>
      <w:r>
        <w:t>Choisir l’adresse email secondaire en sélectionnant l’email correspondant dans la liste de sélection</w:t>
      </w:r>
    </w:p>
    <w:p w:rsidR="00DF5B64" w:rsidRDefault="00DF5B64" w:rsidP="00A437C2">
      <w:pPr>
        <w:pStyle w:val="Paragraphedeliste"/>
        <w:numPr>
          <w:ilvl w:val="0"/>
          <w:numId w:val="29"/>
        </w:numPr>
        <w:spacing w:after="160" w:line="259" w:lineRule="auto"/>
      </w:pPr>
      <w:r>
        <w:t xml:space="preserve">Ajouter les contacts sélectionnés à la campagne </w:t>
      </w:r>
    </w:p>
    <w:p w:rsidR="00DF5B64" w:rsidRDefault="00DF5B64" w:rsidP="00A437C2">
      <w:pPr>
        <w:pStyle w:val="Paragraphedeliste"/>
        <w:numPr>
          <w:ilvl w:val="0"/>
          <w:numId w:val="29"/>
        </w:numPr>
        <w:spacing w:after="160" w:line="259" w:lineRule="auto"/>
      </w:pPr>
      <w:r>
        <w:t>Une fois nous cliquons sur le bouton « ajouter avec statut », l’adresse e-mail est renseigné par l’email principal sélectionné s’il existe si non sera alimenté par l’email secondaire.</w:t>
      </w:r>
    </w:p>
    <w:p w:rsidR="00E15C90" w:rsidRDefault="00E15C90" w:rsidP="00E15C90"/>
    <w:p w:rsidR="00DF5B64" w:rsidRDefault="00DF5B64" w:rsidP="00E15C90">
      <w:r>
        <w:rPr>
          <w:noProof/>
          <w:lang w:eastAsia="fr-FR"/>
        </w:rPr>
        <w:drawing>
          <wp:inline distT="0" distB="0" distL="0" distR="0" wp14:anchorId="46AA3123" wp14:editId="3CCF779D">
            <wp:extent cx="5940425" cy="1342390"/>
            <wp:effectExtent l="0" t="0" r="3175" b="0"/>
            <wp:docPr id="10328" name="Image 1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1342390"/>
                    </a:xfrm>
                    <a:prstGeom prst="rect">
                      <a:avLst/>
                    </a:prstGeom>
                  </pic:spPr>
                </pic:pic>
              </a:graphicData>
            </a:graphic>
          </wp:inline>
        </w:drawing>
      </w:r>
    </w:p>
    <w:p w:rsidR="00DF5B64" w:rsidRDefault="00DF5B64" w:rsidP="00A437C2">
      <w:pPr>
        <w:pStyle w:val="Paragraphedeliste"/>
        <w:numPr>
          <w:ilvl w:val="0"/>
          <w:numId w:val="28"/>
        </w:numPr>
        <w:spacing w:after="160" w:line="259" w:lineRule="auto"/>
      </w:pPr>
      <w:r>
        <w:lastRenderedPageBreak/>
        <w:t>Vérifier la liste ajoutée à la campagne en allant sur la page « Membres existants » et en cliquant sur le bouton « Actualiser »</w:t>
      </w:r>
    </w:p>
    <w:p w:rsidR="00DF5B64" w:rsidRDefault="00DF5B64" w:rsidP="00DF5B64">
      <w:pPr>
        <w:spacing w:after="160" w:line="259" w:lineRule="auto"/>
        <w:ind w:left="360"/>
      </w:pPr>
      <w:r>
        <w:rPr>
          <w:noProof/>
          <w:lang w:eastAsia="fr-FR"/>
        </w:rPr>
        <w:drawing>
          <wp:inline distT="0" distB="0" distL="0" distR="0" wp14:anchorId="604752BE" wp14:editId="2B3E2F12">
            <wp:extent cx="5760720" cy="1246505"/>
            <wp:effectExtent l="0" t="0" r="0" b="0"/>
            <wp:docPr id="10329" name="Image 1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246505"/>
                    </a:xfrm>
                    <a:prstGeom prst="rect">
                      <a:avLst/>
                    </a:prstGeom>
                  </pic:spPr>
                </pic:pic>
              </a:graphicData>
            </a:graphic>
          </wp:inline>
        </w:drawing>
      </w:r>
    </w:p>
    <w:p w:rsidR="00DF5B64" w:rsidRDefault="00DF5B64" w:rsidP="00A437C2">
      <w:pPr>
        <w:pStyle w:val="Paragraphedeliste"/>
        <w:numPr>
          <w:ilvl w:val="0"/>
          <w:numId w:val="28"/>
        </w:numPr>
        <w:spacing w:after="160" w:line="259" w:lineRule="auto"/>
      </w:pPr>
      <w:r>
        <w:t>Retourner à la campagne via le lien « Retour à campagne »</w:t>
      </w:r>
    </w:p>
    <w:p w:rsidR="00DF5B64" w:rsidRDefault="00DF5B64" w:rsidP="00DF5B64">
      <w:pPr>
        <w:spacing w:after="160" w:line="259" w:lineRule="auto"/>
        <w:ind w:left="360"/>
      </w:pPr>
      <w:r>
        <w:rPr>
          <w:noProof/>
          <w:lang w:eastAsia="fr-FR"/>
        </w:rPr>
        <w:drawing>
          <wp:inline distT="0" distB="0" distL="0" distR="0" wp14:anchorId="58A04757" wp14:editId="17DDCA9F">
            <wp:extent cx="5762625" cy="11620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2625" cy="1162050"/>
                    </a:xfrm>
                    <a:prstGeom prst="rect">
                      <a:avLst/>
                    </a:prstGeom>
                    <a:noFill/>
                    <a:ln>
                      <a:noFill/>
                    </a:ln>
                  </pic:spPr>
                </pic:pic>
              </a:graphicData>
            </a:graphic>
          </wp:inline>
        </w:drawing>
      </w:r>
    </w:p>
    <w:p w:rsidR="00E15C90" w:rsidRDefault="00E15C90" w:rsidP="00476473"/>
    <w:p w:rsidR="005E7BDF" w:rsidRDefault="005E7BDF" w:rsidP="005E7BDF">
      <w:pPr>
        <w:pStyle w:val="Titre3"/>
      </w:pPr>
      <w:bookmarkStart w:id="225" w:name="_Toc402791513"/>
      <w:r>
        <w:t>Ajout de membres en masse suite à un ciblage avancé en sélectionnant le type d’email</w:t>
      </w:r>
      <w:bookmarkEnd w:id="225"/>
      <w:r>
        <w:t xml:space="preserve"> </w:t>
      </w:r>
    </w:p>
    <w:p w:rsidR="005E7BDF" w:rsidRDefault="005E7BDF" w:rsidP="00476473">
      <w:r>
        <w:t xml:space="preserve">Définition : un ciblage avancé est un ciblage qui prend en compte plusieurs données de plusieurs objets liés à un contact. </w:t>
      </w:r>
    </w:p>
    <w:p w:rsidR="005E7BDF" w:rsidRDefault="005E7BDF" w:rsidP="00476473"/>
    <w:p w:rsidR="005E7BDF" w:rsidRDefault="005E7BDF" w:rsidP="00A437C2">
      <w:pPr>
        <w:pStyle w:val="Paragraphedeliste"/>
        <w:numPr>
          <w:ilvl w:val="0"/>
          <w:numId w:val="34"/>
        </w:numPr>
      </w:pPr>
      <w:r>
        <w:t xml:space="preserve">Créez votre campagne marketing </w:t>
      </w:r>
    </w:p>
    <w:p w:rsidR="005E7BDF" w:rsidRDefault="005E7BDF" w:rsidP="00A437C2">
      <w:pPr>
        <w:pStyle w:val="Paragraphedeliste"/>
        <w:numPr>
          <w:ilvl w:val="0"/>
          <w:numId w:val="34"/>
        </w:numPr>
      </w:pPr>
      <w:r>
        <w:t xml:space="preserve">Allez sur l’onglet rapport et cliquez sur « nouveau rapport </w:t>
      </w:r>
    </w:p>
    <w:p w:rsidR="005E7BDF" w:rsidRDefault="005E7BDF" w:rsidP="005E7BDF">
      <w:r>
        <w:rPr>
          <w:noProof/>
          <w:lang w:eastAsia="fr-FR"/>
        </w:rPr>
        <w:drawing>
          <wp:inline distT="0" distB="0" distL="0" distR="0" wp14:anchorId="29983199" wp14:editId="35B93A72">
            <wp:extent cx="5895975" cy="27527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95975" cy="2752725"/>
                    </a:xfrm>
                    <a:prstGeom prst="rect">
                      <a:avLst/>
                    </a:prstGeom>
                  </pic:spPr>
                </pic:pic>
              </a:graphicData>
            </a:graphic>
          </wp:inline>
        </w:drawing>
      </w:r>
    </w:p>
    <w:p w:rsidR="005E7BDF" w:rsidRDefault="005E7BDF" w:rsidP="00A437C2">
      <w:pPr>
        <w:pStyle w:val="Paragraphedeliste"/>
        <w:numPr>
          <w:ilvl w:val="0"/>
          <w:numId w:val="34"/>
        </w:numPr>
      </w:pPr>
      <w:r>
        <w:lastRenderedPageBreak/>
        <w:t>Sélectionnez « compte et contact » et cliquez sur « créer »</w:t>
      </w:r>
    </w:p>
    <w:p w:rsidR="005E7BDF" w:rsidRDefault="005E7BDF" w:rsidP="005E7BDF">
      <w:r>
        <w:rPr>
          <w:noProof/>
          <w:lang w:eastAsia="fr-FR"/>
        </w:rPr>
        <w:drawing>
          <wp:inline distT="0" distB="0" distL="0" distR="0" wp14:anchorId="7964050D" wp14:editId="313EE046">
            <wp:extent cx="5940425" cy="3419475"/>
            <wp:effectExtent l="0" t="0" r="317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3419475"/>
                    </a:xfrm>
                    <a:prstGeom prst="rect">
                      <a:avLst/>
                    </a:prstGeom>
                  </pic:spPr>
                </pic:pic>
              </a:graphicData>
            </a:graphic>
          </wp:inline>
        </w:drawing>
      </w:r>
    </w:p>
    <w:p w:rsidR="005E7BDF" w:rsidRDefault="005E7BDF" w:rsidP="00A437C2">
      <w:pPr>
        <w:pStyle w:val="Paragraphedeliste"/>
        <w:numPr>
          <w:ilvl w:val="0"/>
          <w:numId w:val="34"/>
        </w:numPr>
      </w:pPr>
      <w:r>
        <w:t xml:space="preserve">Créez votre rapport </w:t>
      </w:r>
    </w:p>
    <w:p w:rsidR="005E7BDF" w:rsidRDefault="005E7BDF" w:rsidP="005E7BDF">
      <w:r>
        <w:t xml:space="preserve">Pour la réalisation d’un rapport, veuillez-vous reporter au support de formation sur les rapports. </w:t>
      </w:r>
    </w:p>
    <w:p w:rsidR="005E7BDF" w:rsidRDefault="005E7BDF" w:rsidP="005E7BDF"/>
    <w:p w:rsidR="005E7BDF" w:rsidRDefault="005E7BDF" w:rsidP="005E7BDF">
      <w:r>
        <w:t>Pour insérer le résultat de</w:t>
      </w:r>
      <w:r w:rsidR="00CA0D74">
        <w:t xml:space="preserve"> votre ciblage, veuillez cliquer</w:t>
      </w:r>
      <w:r>
        <w:t xml:space="preserve"> sur le bouton « ajouter à la campagne » </w:t>
      </w:r>
    </w:p>
    <w:p w:rsidR="005E7BDF" w:rsidRDefault="005E7BDF" w:rsidP="005E7BDF">
      <w:r>
        <w:rPr>
          <w:noProof/>
          <w:lang w:eastAsia="fr-FR"/>
        </w:rPr>
        <w:lastRenderedPageBreak/>
        <w:drawing>
          <wp:inline distT="0" distB="0" distL="0" distR="0" wp14:anchorId="0EE9B576" wp14:editId="59944F36">
            <wp:extent cx="4895850" cy="392968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45944"/>
                    <a:stretch/>
                  </pic:blipFill>
                  <pic:spPr bwMode="auto">
                    <a:xfrm>
                      <a:off x="0" y="0"/>
                      <a:ext cx="4919916" cy="3949005"/>
                    </a:xfrm>
                    <a:prstGeom prst="rect">
                      <a:avLst/>
                    </a:prstGeom>
                    <a:ln>
                      <a:noFill/>
                    </a:ln>
                    <a:extLst>
                      <a:ext uri="{53640926-AAD7-44D8-BBD7-CCE9431645EC}">
                        <a14:shadowObscured xmlns:a14="http://schemas.microsoft.com/office/drawing/2010/main"/>
                      </a:ext>
                    </a:extLst>
                  </pic:spPr>
                </pic:pic>
              </a:graphicData>
            </a:graphic>
          </wp:inline>
        </w:drawing>
      </w:r>
    </w:p>
    <w:p w:rsidR="005E7BDF" w:rsidRDefault="005E7BDF" w:rsidP="005E7BDF"/>
    <w:p w:rsidR="005E7BDF" w:rsidRDefault="005E7BDF" w:rsidP="00A437C2">
      <w:pPr>
        <w:pStyle w:val="Paragraphedeliste"/>
        <w:numPr>
          <w:ilvl w:val="0"/>
          <w:numId w:val="34"/>
        </w:numPr>
      </w:pPr>
      <w:r>
        <w:t xml:space="preserve">Sélectionnez la campagne cible dans laquelle ajouter le résultat du ciblage </w:t>
      </w:r>
    </w:p>
    <w:p w:rsidR="005E7BDF" w:rsidRDefault="005E7BDF" w:rsidP="00A437C2">
      <w:pPr>
        <w:pStyle w:val="Paragraphedeliste"/>
        <w:numPr>
          <w:ilvl w:val="0"/>
          <w:numId w:val="35"/>
        </w:numPr>
      </w:pPr>
      <w:r>
        <w:t xml:space="preserve">Sélectionnez la campagne cible </w:t>
      </w:r>
    </w:p>
    <w:p w:rsidR="005E7BDF" w:rsidRDefault="005E7BDF" w:rsidP="00A437C2">
      <w:pPr>
        <w:pStyle w:val="Paragraphedeliste"/>
        <w:numPr>
          <w:ilvl w:val="0"/>
          <w:numId w:val="35"/>
        </w:numPr>
      </w:pPr>
      <w:r>
        <w:t>Déterminez le statut du membre dans lequel vous voulez insérer les cibles</w:t>
      </w:r>
    </w:p>
    <w:p w:rsidR="005E7BDF" w:rsidRDefault="005E7BDF" w:rsidP="00A437C2">
      <w:pPr>
        <w:pStyle w:val="Paragraphedeliste"/>
        <w:numPr>
          <w:ilvl w:val="0"/>
          <w:numId w:val="35"/>
        </w:numPr>
      </w:pPr>
      <w:r>
        <w:t xml:space="preserve">Déterminer la règle pour les membres déjà existant et présents dans votre ciblage en ce qui concerne la mise à jour du statut. </w:t>
      </w:r>
    </w:p>
    <w:p w:rsidR="005E7BDF" w:rsidRDefault="005E7BDF" w:rsidP="00A437C2">
      <w:pPr>
        <w:pStyle w:val="Paragraphedeliste"/>
        <w:numPr>
          <w:ilvl w:val="1"/>
          <w:numId w:val="35"/>
        </w:numPr>
      </w:pPr>
      <w:r>
        <w:t>Veuillez noter que ce processus permet également de mettre à jour en masse les membres d’une campagne</w:t>
      </w:r>
    </w:p>
    <w:p w:rsidR="005E7BDF" w:rsidRDefault="005E7BDF" w:rsidP="00A437C2">
      <w:pPr>
        <w:pStyle w:val="Paragraphedeliste"/>
        <w:numPr>
          <w:ilvl w:val="1"/>
          <w:numId w:val="35"/>
        </w:numPr>
      </w:pPr>
      <w:r>
        <w:t xml:space="preserve">Reportez-vous à la section « mise à jour des statuts » </w:t>
      </w:r>
    </w:p>
    <w:p w:rsidR="005E7BDF" w:rsidRDefault="005E7BDF" w:rsidP="005E7BDF"/>
    <w:p w:rsidR="005E7BDF" w:rsidRDefault="005E7BDF" w:rsidP="005E7BDF"/>
    <w:p w:rsidR="005E7BDF" w:rsidRDefault="005E7BDF" w:rsidP="005E7BDF">
      <w:pPr>
        <w:rPr>
          <w:ins w:id="226" w:author="Hicham Mohamed Tabbak" w:date="2014-10-24T17:15:00Z"/>
        </w:rPr>
      </w:pPr>
      <w:r>
        <w:rPr>
          <w:noProof/>
          <w:lang w:eastAsia="fr-FR"/>
        </w:rPr>
        <w:drawing>
          <wp:inline distT="0" distB="0" distL="0" distR="0" wp14:anchorId="4ED8C753" wp14:editId="48295193">
            <wp:extent cx="5940425" cy="1546225"/>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1546225"/>
                    </a:xfrm>
                    <a:prstGeom prst="rect">
                      <a:avLst/>
                    </a:prstGeom>
                  </pic:spPr>
                </pic:pic>
              </a:graphicData>
            </a:graphic>
          </wp:inline>
        </w:drawing>
      </w:r>
    </w:p>
    <w:p w:rsidR="001F0A29" w:rsidRDefault="001F0A29">
      <w:pPr>
        <w:pStyle w:val="Paragraphedeliste"/>
        <w:numPr>
          <w:ilvl w:val="0"/>
          <w:numId w:val="34"/>
        </w:numPr>
        <w:rPr>
          <w:ins w:id="227" w:author="Hicham Mohamed Tabbak" w:date="2014-10-24T17:16:00Z"/>
        </w:rPr>
        <w:pPrChange w:id="228" w:author="Hicham Mohamed Tabbak" w:date="2014-10-24T17:15:00Z">
          <w:pPr/>
        </w:pPrChange>
      </w:pPr>
      <w:ins w:id="229" w:author="Hicham Mohamed Tabbak" w:date="2014-10-24T17:15:00Z">
        <w:r>
          <w:lastRenderedPageBreak/>
          <w:t xml:space="preserve">Cibler les membres ajoutés à la campagne via un rapport </w:t>
        </w:r>
      </w:ins>
      <w:ins w:id="230" w:author="Hicham Mohamed Tabbak" w:date="2014-10-24T17:16:00Z">
        <w:r>
          <w:t>selon l’email.</w:t>
        </w:r>
      </w:ins>
    </w:p>
    <w:p w:rsidR="001F0A29" w:rsidRDefault="001F0A29">
      <w:pPr>
        <w:ind w:left="360"/>
        <w:rPr>
          <w:ins w:id="231" w:author="Hicham Mohamed Tabbak" w:date="2014-10-24T17:25:00Z"/>
        </w:rPr>
        <w:pPrChange w:id="232" w:author="Hicham Mohamed Tabbak" w:date="2014-10-24T17:16:00Z">
          <w:pPr/>
        </w:pPrChange>
      </w:pPr>
      <w:ins w:id="233" w:author="Hicham Mohamed Tabbak" w:date="2014-10-24T17:18:00Z">
        <w:r>
          <w:t>Pour visualiser l</w:t>
        </w:r>
      </w:ins>
      <w:ins w:id="234" w:author="Hicham Mohamed Tabbak" w:date="2014-10-24T17:16:00Z">
        <w:r>
          <w:t>es membres ajoutés à la campagne via le rapport</w:t>
        </w:r>
      </w:ins>
      <w:ins w:id="235" w:author="Hicham Mohamed Tabbak" w:date="2014-10-24T17:18:00Z">
        <w:r>
          <w:t>, alle</w:t>
        </w:r>
      </w:ins>
      <w:r w:rsidR="00CA0D74">
        <w:t>z</w:t>
      </w:r>
      <w:ins w:id="236" w:author="Hicham Mohamed Tabbak" w:date="2014-10-24T17:18:00Z">
        <w:r>
          <w:t xml:space="preserve"> à la campagne concernée, clique</w:t>
        </w:r>
      </w:ins>
      <w:r w:rsidR="00CA0D74">
        <w:t>z</w:t>
      </w:r>
      <w:ins w:id="237" w:author="Hicham Mohamed Tabbak" w:date="2014-10-24T17:18:00Z">
        <w:r>
          <w:t xml:space="preserve"> sur « Gérer les membres selon l’email » et clique</w:t>
        </w:r>
      </w:ins>
      <w:r w:rsidR="00CA0D74">
        <w:t>z</w:t>
      </w:r>
      <w:ins w:id="238" w:author="Hicham Mohamed Tabbak" w:date="2014-10-24T17:18:00Z">
        <w:r>
          <w:t xml:space="preserve"> sur l’onglet « Contact</w:t>
        </w:r>
      </w:ins>
      <w:ins w:id="239" w:author="Hicham Mohamed Tabbak" w:date="2014-10-24T17:19:00Z">
        <w:r>
          <w:t>s ajoutés /modifiés depuis les rapports »</w:t>
        </w:r>
      </w:ins>
    </w:p>
    <w:p w:rsidR="001F0A29" w:rsidRDefault="001F0A29">
      <w:pPr>
        <w:ind w:left="360"/>
        <w:rPr>
          <w:ins w:id="240" w:author="Hicham Mohamed Tabbak" w:date="2014-10-24T17:21:00Z"/>
        </w:rPr>
        <w:pPrChange w:id="241" w:author="Hicham Mohamed Tabbak" w:date="2014-10-24T17:16:00Z">
          <w:pPr/>
        </w:pPrChange>
      </w:pPr>
      <w:ins w:id="242" w:author="Hicham Mohamed Tabbak" w:date="2014-10-24T17:19:00Z">
        <w:r>
          <w:rPr>
            <w:noProof/>
            <w:lang w:eastAsia="fr-FR"/>
          </w:rPr>
          <w:drawing>
            <wp:inline distT="0" distB="0" distL="0" distR="0">
              <wp:extent cx="5934075" cy="127635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ins>
    </w:p>
    <w:p w:rsidR="001F0A29" w:rsidRDefault="001F0A29">
      <w:pPr>
        <w:ind w:left="360"/>
        <w:rPr>
          <w:ins w:id="243" w:author="Hicham Mohamed Tabbak" w:date="2014-10-24T17:21:00Z"/>
        </w:rPr>
        <w:pPrChange w:id="244" w:author="Hicham Mohamed Tabbak" w:date="2014-10-24T17:16:00Z">
          <w:pPr/>
        </w:pPrChange>
      </w:pPr>
      <w:ins w:id="245" w:author="Hicham Mohamed Tabbak" w:date="2014-10-24T17:21:00Z">
        <w:r>
          <w:t>Le bouton « Actualiser » permet de rafraichir la page et afficher les membres ajoutés via le rapport.</w:t>
        </w:r>
      </w:ins>
    </w:p>
    <w:p w:rsidR="001F0A29" w:rsidRDefault="001F0A29" w:rsidP="001F0A29">
      <w:pPr>
        <w:pStyle w:val="Paragraphedeliste"/>
        <w:numPr>
          <w:ilvl w:val="0"/>
          <w:numId w:val="28"/>
        </w:numPr>
        <w:spacing w:after="160" w:line="259" w:lineRule="auto"/>
        <w:rPr>
          <w:ins w:id="246" w:author="Hicham Mohamed Tabbak" w:date="2014-10-24T17:24:00Z"/>
        </w:rPr>
      </w:pPr>
      <w:ins w:id="247" w:author="Hicham Mohamed Tabbak" w:date="2014-10-24T17:23:00Z">
        <w:r>
          <w:t>Choisir l’email principal à cibler et le deuxième email à prendre en compte si l’email principal est vide.</w:t>
        </w:r>
        <w:r w:rsidRPr="001F0A29">
          <w:rPr>
            <w:noProof/>
            <w:lang w:eastAsia="fr-FR"/>
          </w:rPr>
          <w:t xml:space="preserve"> </w:t>
        </w:r>
      </w:ins>
    </w:p>
    <w:p w:rsidR="001F0A29" w:rsidRDefault="001F0A29">
      <w:pPr>
        <w:pStyle w:val="Paragraphedeliste"/>
        <w:spacing w:after="160" w:line="259" w:lineRule="auto"/>
        <w:rPr>
          <w:ins w:id="248" w:author="Hicham Mohamed Tabbak" w:date="2014-10-24T17:23:00Z"/>
        </w:rPr>
        <w:pPrChange w:id="249" w:author="Hicham Mohamed Tabbak" w:date="2014-10-24T17:24:00Z">
          <w:pPr>
            <w:pStyle w:val="Paragraphedeliste"/>
            <w:numPr>
              <w:numId w:val="28"/>
            </w:numPr>
            <w:spacing w:after="160" w:line="259" w:lineRule="auto"/>
            <w:ind w:hanging="360"/>
          </w:pPr>
        </w:pPrChange>
      </w:pPr>
      <w:ins w:id="250" w:author="Hicham Mohamed Tabbak" w:date="2014-10-24T17:23:00Z">
        <w:r>
          <w:rPr>
            <w:noProof/>
            <w:lang w:eastAsia="fr-FR"/>
          </w:rPr>
          <w:drawing>
            <wp:inline distT="0" distB="0" distL="0" distR="0" wp14:anchorId="5E6771D4" wp14:editId="4186B632">
              <wp:extent cx="5940425" cy="1342390"/>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1342390"/>
                      </a:xfrm>
                      <a:prstGeom prst="rect">
                        <a:avLst/>
                      </a:prstGeom>
                    </pic:spPr>
                  </pic:pic>
                </a:graphicData>
              </a:graphic>
            </wp:inline>
          </w:drawing>
        </w:r>
      </w:ins>
    </w:p>
    <w:p w:rsidR="001F0A29" w:rsidRDefault="001F0A29" w:rsidP="001F0A29">
      <w:pPr>
        <w:pStyle w:val="Paragraphedeliste"/>
        <w:numPr>
          <w:ilvl w:val="0"/>
          <w:numId w:val="29"/>
        </w:numPr>
        <w:spacing w:after="160" w:line="259" w:lineRule="auto"/>
        <w:rPr>
          <w:ins w:id="251" w:author="Hicham Mohamed Tabbak" w:date="2014-10-24T17:23:00Z"/>
        </w:rPr>
      </w:pPr>
      <w:ins w:id="252" w:author="Hicham Mohamed Tabbak" w:date="2014-10-24T17:23:00Z">
        <w:r>
          <w:t xml:space="preserve"> Sur le résultat de la recherche, sélectionne</w:t>
        </w:r>
      </w:ins>
      <w:r w:rsidR="00CA0D74">
        <w:t>z</w:t>
      </w:r>
      <w:ins w:id="253" w:author="Hicham Mohamed Tabbak" w:date="2014-10-24T17:23:00Z">
        <w:r>
          <w:t xml:space="preserve"> les contacts qui constitueront la liste de ciblage</w:t>
        </w:r>
      </w:ins>
    </w:p>
    <w:p w:rsidR="001F0A29" w:rsidRDefault="001F0A29" w:rsidP="001F0A29">
      <w:pPr>
        <w:pStyle w:val="Paragraphedeliste"/>
        <w:numPr>
          <w:ilvl w:val="0"/>
          <w:numId w:val="29"/>
        </w:numPr>
        <w:spacing w:after="160" w:line="259" w:lineRule="auto"/>
        <w:rPr>
          <w:ins w:id="254" w:author="Hicham Mohamed Tabbak" w:date="2014-10-24T17:23:00Z"/>
        </w:rPr>
      </w:pPr>
      <w:ins w:id="255" w:author="Hicham Mohamed Tabbak" w:date="2014-10-24T17:23:00Z">
        <w:r>
          <w:t>Choisi</w:t>
        </w:r>
      </w:ins>
      <w:r w:rsidR="00CA0D74">
        <w:t>ssez</w:t>
      </w:r>
      <w:ins w:id="256" w:author="Hicham Mohamed Tabbak" w:date="2014-10-24T17:23:00Z">
        <w:r>
          <w:t xml:space="preserve"> l’adresse email principale en sélectionnant l’email correspondant dans la liste de sélection</w:t>
        </w:r>
      </w:ins>
    </w:p>
    <w:p w:rsidR="001F0A29" w:rsidRDefault="001F0A29" w:rsidP="001F0A29">
      <w:pPr>
        <w:pStyle w:val="Paragraphedeliste"/>
        <w:numPr>
          <w:ilvl w:val="0"/>
          <w:numId w:val="29"/>
        </w:numPr>
        <w:spacing w:after="160" w:line="259" w:lineRule="auto"/>
        <w:rPr>
          <w:ins w:id="257" w:author="Hicham Mohamed Tabbak" w:date="2014-10-24T17:23:00Z"/>
        </w:rPr>
      </w:pPr>
      <w:ins w:id="258" w:author="Hicham Mohamed Tabbak" w:date="2014-10-24T17:23:00Z">
        <w:r>
          <w:t>Choisi</w:t>
        </w:r>
      </w:ins>
      <w:r w:rsidR="00CA0D74">
        <w:t>ssez</w:t>
      </w:r>
      <w:ins w:id="259" w:author="Hicham Mohamed Tabbak" w:date="2014-10-24T17:23:00Z">
        <w:r>
          <w:t xml:space="preserve"> l’adresse email secondaire en sélectionnant l’email correspondant dans la liste de sélection</w:t>
        </w:r>
      </w:ins>
    </w:p>
    <w:p w:rsidR="001F0A29" w:rsidRDefault="00CA0D74" w:rsidP="001F0A29">
      <w:pPr>
        <w:pStyle w:val="Paragraphedeliste"/>
        <w:numPr>
          <w:ilvl w:val="0"/>
          <w:numId w:val="29"/>
        </w:numPr>
        <w:spacing w:after="160" w:line="259" w:lineRule="auto"/>
        <w:rPr>
          <w:ins w:id="260" w:author="Hicham Mohamed Tabbak" w:date="2014-10-24T17:23:00Z"/>
        </w:rPr>
      </w:pPr>
      <w:r>
        <w:t>Sélectionnez le statut associé aux membres ajoutés</w:t>
      </w:r>
      <w:ins w:id="261" w:author="Hicham Mohamed Tabbak" w:date="2014-10-24T17:23:00Z">
        <w:r w:rsidR="001F0A29">
          <w:t xml:space="preserve"> à la campagne </w:t>
        </w:r>
      </w:ins>
    </w:p>
    <w:p w:rsidR="001F0A29" w:rsidRDefault="00CA0D74" w:rsidP="001F0A29">
      <w:pPr>
        <w:pStyle w:val="Paragraphedeliste"/>
        <w:numPr>
          <w:ilvl w:val="0"/>
          <w:numId w:val="29"/>
        </w:numPr>
        <w:spacing w:after="160" w:line="259" w:lineRule="auto"/>
        <w:rPr>
          <w:ins w:id="262" w:author="Hicham Mohamed Tabbak" w:date="2014-10-24T17:23:00Z"/>
        </w:rPr>
      </w:pPr>
      <w:r>
        <w:t>Cliquez sur « ajouter</w:t>
      </w:r>
      <w:ins w:id="263" w:author="Hicham Mohamed Tabbak" w:date="2014-10-24T17:24:00Z">
        <w:r w:rsidR="001F0A29">
          <w:t xml:space="preserve"> </w:t>
        </w:r>
      </w:ins>
      <w:ins w:id="264" w:author="Hicham Mohamed Tabbak" w:date="2014-10-24T17:23:00Z">
        <w:r w:rsidR="001F0A29">
          <w:t xml:space="preserve">avec statut », </w:t>
        </w:r>
      </w:ins>
      <w:r>
        <w:t xml:space="preserve">afin de valider l’ajout des membres à la campagne. </w:t>
      </w:r>
    </w:p>
    <w:p w:rsidR="001F0A29" w:rsidRDefault="001F0A29">
      <w:pPr>
        <w:pStyle w:val="Paragraphedeliste"/>
        <w:pPrChange w:id="265" w:author="Hicham Mohamed Tabbak" w:date="2014-10-24T17:23:00Z">
          <w:pPr/>
        </w:pPrChange>
      </w:pPr>
    </w:p>
    <w:p w:rsidR="005E7BDF" w:rsidRDefault="005E7BDF" w:rsidP="00476473"/>
    <w:p w:rsidR="005E7BDF" w:rsidRDefault="00F86E7D">
      <w:pPr>
        <w:pStyle w:val="Titre3"/>
        <w:rPr>
          <w:ins w:id="266" w:author="Hicham Mohamed Tabbak" w:date="2014-10-24T16:25:00Z"/>
        </w:rPr>
        <w:pPrChange w:id="267" w:author="Hicham Mohamed Tabbak" w:date="2014-10-24T16:25:00Z">
          <w:pPr/>
        </w:pPrChange>
      </w:pPr>
      <w:bookmarkStart w:id="268" w:name="_Toc402791514"/>
      <w:ins w:id="269" w:author="Hicham Mohamed Tabbak" w:date="2014-10-24T16:24:00Z">
        <w:r>
          <w:t xml:space="preserve">Ajout de membres en masse </w:t>
        </w:r>
      </w:ins>
      <w:ins w:id="270" w:author="Hicham Mohamed Tabbak" w:date="2014-10-24T16:25:00Z">
        <w:r>
          <w:t>en important des fichiers externes</w:t>
        </w:r>
        <w:bookmarkEnd w:id="268"/>
      </w:ins>
    </w:p>
    <w:p w:rsidR="00F86E7D" w:rsidRDefault="00F86E7D" w:rsidP="00476473">
      <w:pPr>
        <w:rPr>
          <w:ins w:id="271" w:author="Hicham Mohamed Tabbak" w:date="2014-10-24T16:25:00Z"/>
          <w:rFonts w:ascii="Helvetica" w:hAnsi="Helvetica" w:cs="Helvetica"/>
          <w:color w:val="555555"/>
          <w:sz w:val="18"/>
          <w:szCs w:val="18"/>
          <w:shd w:val="clear" w:color="auto" w:fill="FFFFFF"/>
        </w:rPr>
      </w:pPr>
    </w:p>
    <w:p w:rsidR="00F86E7D" w:rsidRDefault="00F86E7D" w:rsidP="00476473">
      <w:pPr>
        <w:rPr>
          <w:ins w:id="272" w:author="Hicham Mohamed Tabbak" w:date="2014-10-24T16:28:00Z"/>
        </w:rPr>
      </w:pPr>
      <w:ins w:id="273" w:author="Hicham Mohamed Tabbak" w:date="2014-10-24T16:25:00Z">
        <w:r w:rsidRPr="00F86E7D">
          <w:rPr>
            <w:rPrChange w:id="274" w:author="Hicham Mohamed Tabbak" w:date="2014-10-24T16:26:00Z">
              <w:rPr>
                <w:rFonts w:ascii="Helvetica" w:hAnsi="Helvetica" w:cs="Helvetica"/>
                <w:color w:val="555555"/>
                <w:sz w:val="18"/>
                <w:szCs w:val="18"/>
                <w:shd w:val="clear" w:color="auto" w:fill="FFFFFF"/>
              </w:rPr>
            </w:rPrChange>
          </w:rPr>
          <w:t>Grâce aux deux assistants d'importation de campagne, les utilisateurs désignés comme utilisateurs marketing utilisent des fichiers CSV (délimités par des virgules) pour importer de nouvelles pistes et suivre les réponses des pistes et des contacts à chaque étape d'une campagne.</w:t>
        </w:r>
      </w:ins>
    </w:p>
    <w:p w:rsidR="00F86E7D" w:rsidRPr="00F86E7D" w:rsidRDefault="00F86E7D" w:rsidP="00476473">
      <w:pPr>
        <w:rPr>
          <w:ins w:id="275" w:author="Hicham Mohamed Tabbak" w:date="2014-10-24T16:26:00Z"/>
          <w:rPrChange w:id="276" w:author="Hicham Mohamed Tabbak" w:date="2014-10-24T16:26:00Z">
            <w:rPr>
              <w:ins w:id="277" w:author="Hicham Mohamed Tabbak" w:date="2014-10-24T16:26:00Z"/>
              <w:rFonts w:ascii="Helvetica" w:hAnsi="Helvetica" w:cs="Helvetica"/>
              <w:color w:val="555555"/>
              <w:sz w:val="18"/>
              <w:szCs w:val="18"/>
              <w:shd w:val="clear" w:color="auto" w:fill="FFFFFF"/>
            </w:rPr>
          </w:rPrChange>
        </w:rPr>
      </w:pPr>
      <w:ins w:id="278" w:author="Hicham Mohamed Tabbak" w:date="2014-10-24T16:28:00Z">
        <w:r>
          <w:rPr>
            <w:noProof/>
            <w:lang w:eastAsia="fr-FR"/>
          </w:rPr>
          <w:lastRenderedPageBreak/>
          <w:drawing>
            <wp:inline distT="0" distB="0" distL="0" distR="0">
              <wp:extent cx="5934075" cy="90487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904875"/>
                      </a:xfrm>
                      <a:prstGeom prst="rect">
                        <a:avLst/>
                      </a:prstGeom>
                      <a:noFill/>
                      <a:ln>
                        <a:noFill/>
                      </a:ln>
                    </pic:spPr>
                  </pic:pic>
                </a:graphicData>
              </a:graphic>
            </wp:inline>
          </w:drawing>
        </w:r>
      </w:ins>
    </w:p>
    <w:p w:rsidR="00F86E7D" w:rsidRPr="00F86E7D" w:rsidRDefault="00F86E7D" w:rsidP="00F86E7D">
      <w:pPr>
        <w:shd w:val="clear" w:color="auto" w:fill="FFFFFF"/>
        <w:spacing w:before="240" w:after="0" w:line="240" w:lineRule="auto"/>
        <w:rPr>
          <w:ins w:id="279" w:author="Hicham Mohamed Tabbak" w:date="2014-10-24T16:26:00Z"/>
          <w:rPrChange w:id="280" w:author="Hicham Mohamed Tabbak" w:date="2014-10-24T16:26:00Z">
            <w:rPr>
              <w:ins w:id="281" w:author="Hicham Mohamed Tabbak" w:date="2014-10-24T16:26:00Z"/>
              <w:rFonts w:ascii="Helvetica" w:eastAsia="Times New Roman" w:hAnsi="Helvetica" w:cs="Helvetica"/>
              <w:color w:val="555555"/>
              <w:sz w:val="18"/>
              <w:szCs w:val="18"/>
              <w:lang w:eastAsia="fr-FR"/>
            </w:rPr>
          </w:rPrChange>
        </w:rPr>
      </w:pPr>
      <w:ins w:id="282" w:author="Hicham Mohamed Tabbak" w:date="2014-10-24T16:26:00Z">
        <w:r w:rsidRPr="00F86E7D">
          <w:rPr>
            <w:rPrChange w:id="283" w:author="Hicham Mohamed Tabbak" w:date="2014-10-24T16:26:00Z">
              <w:rPr>
                <w:rFonts w:ascii="Helvetica" w:eastAsia="Times New Roman" w:hAnsi="Helvetica" w:cs="Helvetica"/>
                <w:color w:val="555555"/>
                <w:sz w:val="18"/>
                <w:szCs w:val="18"/>
                <w:lang w:eastAsia="fr-FR"/>
              </w:rPr>
            </w:rPrChange>
          </w:rPr>
          <w:t>Pour utiliser l'un des assistants d'importation, cliquez sur la liste déroulante du bouton </w:t>
        </w:r>
      </w:ins>
      <w:r w:rsidR="00CA0D74">
        <w:t>« </w:t>
      </w:r>
      <w:ins w:id="284" w:author="Hicham Mohamed Tabbak" w:date="2014-10-24T16:26:00Z">
        <w:r w:rsidRPr="00F86E7D">
          <w:rPr>
            <w:rPrChange w:id="285" w:author="Hicham Mohamed Tabbak" w:date="2014-10-24T16:26:00Z">
              <w:rPr>
                <w:rFonts w:ascii="Helvetica" w:eastAsia="Times New Roman" w:hAnsi="Helvetica" w:cs="Helvetica"/>
                <w:color w:val="555555"/>
                <w:sz w:val="18"/>
                <w:szCs w:val="18"/>
                <w:lang w:eastAsia="fr-FR"/>
              </w:rPr>
            </w:rPrChange>
          </w:rPr>
          <w:t>Gérer les membres</w:t>
        </w:r>
      </w:ins>
      <w:r w:rsidR="00CA0D74">
        <w:t> »</w:t>
      </w:r>
      <w:ins w:id="286" w:author="Hicham Mohamed Tabbak" w:date="2014-10-24T16:26:00Z">
        <w:r w:rsidRPr="00F86E7D">
          <w:rPr>
            <w:rPrChange w:id="287" w:author="Hicham Mohamed Tabbak" w:date="2014-10-24T16:26:00Z">
              <w:rPr>
                <w:rFonts w:ascii="Helvetica" w:eastAsia="Times New Roman" w:hAnsi="Helvetica" w:cs="Helvetica"/>
                <w:color w:val="555555"/>
                <w:sz w:val="18"/>
                <w:szCs w:val="18"/>
                <w:lang w:eastAsia="fr-FR"/>
              </w:rPr>
            </w:rPrChange>
          </w:rPr>
          <w:t> dans la page de détail d'une campagne, puis sélectionnez l'une des options suivantes :</w:t>
        </w:r>
      </w:ins>
    </w:p>
    <w:p w:rsidR="00F86E7D" w:rsidRDefault="00CA0D74" w:rsidP="00F86E7D">
      <w:pPr>
        <w:numPr>
          <w:ilvl w:val="0"/>
          <w:numId w:val="38"/>
        </w:numPr>
        <w:shd w:val="clear" w:color="auto" w:fill="FFFFFF"/>
        <w:spacing w:after="0" w:line="288" w:lineRule="atLeast"/>
        <w:ind w:left="600"/>
        <w:rPr>
          <w:ins w:id="288" w:author="Hicham Mohamed Tabbak" w:date="2014-10-24T16:40:00Z"/>
        </w:rPr>
      </w:pPr>
      <w:r w:rsidRPr="00CA0D74">
        <w:rPr>
          <w:b/>
        </w:rPr>
        <w:t>« </w:t>
      </w:r>
      <w:ins w:id="289" w:author="Hicham Mohamed Tabbak" w:date="2014-10-24T16:26:00Z">
        <w:r w:rsidR="00F86E7D" w:rsidRPr="00CA0D74">
          <w:rPr>
            <w:b/>
            <w:rPrChange w:id="290" w:author="Hicham Mohamed Tabbak" w:date="2014-10-24T16:26:00Z">
              <w:rPr>
                <w:rFonts w:ascii="Helvetica" w:eastAsia="Times New Roman" w:hAnsi="Helvetica" w:cs="Helvetica"/>
                <w:b/>
                <w:bCs/>
                <w:color w:val="555555"/>
                <w:sz w:val="18"/>
                <w:szCs w:val="18"/>
                <w:lang w:eastAsia="fr-FR"/>
              </w:rPr>
            </w:rPrChange>
          </w:rPr>
          <w:t>Ajouter des membres - Importer un fichier</w:t>
        </w:r>
      </w:ins>
      <w:r w:rsidRPr="00CA0D74">
        <w:rPr>
          <w:b/>
        </w:rPr>
        <w:t> »</w:t>
      </w:r>
      <w:ins w:id="291" w:author="Hicham Mohamed Tabbak" w:date="2014-10-24T16:26:00Z">
        <w:r w:rsidR="00F86E7D" w:rsidRPr="00F86E7D">
          <w:rPr>
            <w:rPrChange w:id="292" w:author="Hicham Mohamed Tabbak" w:date="2014-10-24T16:26:00Z">
              <w:rPr>
                <w:rFonts w:ascii="Helvetica" w:eastAsia="Times New Roman" w:hAnsi="Helvetica" w:cs="Helvetica"/>
                <w:b/>
                <w:bCs/>
                <w:color w:val="555555"/>
                <w:sz w:val="18"/>
                <w:szCs w:val="18"/>
                <w:lang w:eastAsia="fr-FR"/>
              </w:rPr>
            </w:rPrChange>
          </w:rPr>
          <w:t>, puis cliquez sur </w:t>
        </w:r>
      </w:ins>
      <w:r>
        <w:t>« </w:t>
      </w:r>
      <w:ins w:id="293" w:author="Hicham Mohamed Tabbak" w:date="2014-10-24T16:26:00Z">
        <w:r w:rsidR="00F86E7D" w:rsidRPr="00F86E7D">
          <w:rPr>
            <w:rPrChange w:id="294" w:author="Hicham Mohamed Tabbak" w:date="2014-10-24T16:26:00Z">
              <w:rPr>
                <w:rFonts w:ascii="Helvetica" w:eastAsia="Times New Roman" w:hAnsi="Helvetica" w:cs="Helvetica"/>
                <w:b/>
                <w:bCs/>
                <w:color w:val="555555"/>
                <w:sz w:val="18"/>
                <w:szCs w:val="18"/>
                <w:lang w:eastAsia="fr-FR"/>
              </w:rPr>
            </w:rPrChange>
          </w:rPr>
          <w:t>Importer des pistes</w:t>
        </w:r>
      </w:ins>
      <w:r>
        <w:t> »</w:t>
      </w:r>
      <w:ins w:id="295" w:author="Hicham Mohamed Tabbak" w:date="2014-10-24T16:26:00Z">
        <w:r w:rsidR="00F86E7D" w:rsidRPr="00F86E7D">
          <w:rPr>
            <w:rPrChange w:id="296" w:author="Hicham Mohamed Tabbak" w:date="2014-10-24T16:26:00Z">
              <w:rPr>
                <w:rFonts w:ascii="Helvetica" w:eastAsia="Times New Roman" w:hAnsi="Helvetica" w:cs="Helvetica"/>
                <w:b/>
                <w:bCs/>
                <w:color w:val="555555"/>
                <w:sz w:val="18"/>
                <w:szCs w:val="18"/>
                <w:lang w:eastAsia="fr-FR"/>
              </w:rPr>
            </w:rPrChange>
          </w:rPr>
          <w:t> : L'utilisation de l'assistant d'importation de pistes avec des campagnes permet d'importer une liste de nouveaux noms. </w:t>
        </w:r>
        <w:proofErr w:type="spellStart"/>
        <w:r w:rsidR="00F86E7D" w:rsidRPr="00F86E7D">
          <w:rPr>
            <w:rPrChange w:id="297" w:author="Hicham Mohamed Tabbak" w:date="2014-10-24T16:26:00Z">
              <w:rPr>
                <w:rFonts w:ascii="Helvetica" w:eastAsia="Times New Roman" w:hAnsi="Helvetica" w:cs="Helvetica"/>
                <w:b/>
                <w:bCs/>
                <w:color w:val="555555"/>
                <w:sz w:val="18"/>
                <w:szCs w:val="18"/>
                <w:lang w:eastAsia="fr-FR"/>
              </w:rPr>
            </w:rPrChange>
          </w:rPr>
          <w:t>Salesforce</w:t>
        </w:r>
        <w:proofErr w:type="spellEnd"/>
        <w:r w:rsidR="00F86E7D" w:rsidRPr="00F86E7D">
          <w:rPr>
            <w:rPrChange w:id="298" w:author="Hicham Mohamed Tabbak" w:date="2014-10-24T16:26:00Z">
              <w:rPr>
                <w:rFonts w:ascii="Helvetica" w:eastAsia="Times New Roman" w:hAnsi="Helvetica" w:cs="Helvetica"/>
                <w:b/>
                <w:bCs/>
                <w:color w:val="555555"/>
                <w:sz w:val="18"/>
                <w:szCs w:val="18"/>
                <w:lang w:eastAsia="fr-FR"/>
              </w:rPr>
            </w:rPrChange>
          </w:rPr>
          <w:t> crée des pistes dans le système, puis les associe à votre campagne pour créer de nouveaux membres de campagne.</w:t>
        </w:r>
      </w:ins>
    </w:p>
    <w:p w:rsidR="00880E08" w:rsidRPr="00F86E7D" w:rsidRDefault="00880E08">
      <w:pPr>
        <w:shd w:val="clear" w:color="auto" w:fill="FFFFFF"/>
        <w:spacing w:after="0" w:line="288" w:lineRule="atLeast"/>
        <w:ind w:left="600"/>
        <w:rPr>
          <w:ins w:id="299" w:author="Hicham Mohamed Tabbak" w:date="2014-10-24T16:26:00Z"/>
          <w:rPrChange w:id="300" w:author="Hicham Mohamed Tabbak" w:date="2014-10-24T16:26:00Z">
            <w:rPr>
              <w:ins w:id="301" w:author="Hicham Mohamed Tabbak" w:date="2014-10-24T16:26:00Z"/>
              <w:rFonts w:ascii="Helvetica" w:eastAsia="Times New Roman" w:hAnsi="Helvetica" w:cs="Helvetica"/>
              <w:color w:val="555555"/>
              <w:sz w:val="18"/>
              <w:szCs w:val="18"/>
              <w:lang w:eastAsia="fr-FR"/>
            </w:rPr>
          </w:rPrChange>
        </w:rPr>
        <w:pPrChange w:id="302" w:author="Hicham Mohamed Tabbak" w:date="2014-10-24T16:40:00Z">
          <w:pPr>
            <w:numPr>
              <w:numId w:val="38"/>
            </w:numPr>
            <w:shd w:val="clear" w:color="auto" w:fill="FFFFFF"/>
            <w:tabs>
              <w:tab w:val="num" w:pos="720"/>
            </w:tabs>
            <w:spacing w:after="0" w:line="288" w:lineRule="atLeast"/>
            <w:ind w:left="720" w:hanging="360"/>
          </w:pPr>
        </w:pPrChange>
      </w:pPr>
    </w:p>
    <w:p w:rsidR="00F86E7D" w:rsidRDefault="00CA0D74" w:rsidP="00F86E7D">
      <w:pPr>
        <w:numPr>
          <w:ilvl w:val="0"/>
          <w:numId w:val="38"/>
        </w:numPr>
        <w:shd w:val="clear" w:color="auto" w:fill="FFFFFF"/>
        <w:spacing w:after="0" w:line="288" w:lineRule="atLeast"/>
        <w:ind w:left="600"/>
        <w:rPr>
          <w:ins w:id="303" w:author="Hicham Mohamed Tabbak" w:date="2014-10-24T16:33:00Z"/>
        </w:rPr>
      </w:pPr>
      <w:r w:rsidRPr="00CA0D74">
        <w:rPr>
          <w:b/>
        </w:rPr>
        <w:t>« </w:t>
      </w:r>
      <w:ins w:id="304" w:author="Hicham Mohamed Tabbak" w:date="2014-10-24T16:26:00Z">
        <w:r w:rsidR="00F86E7D" w:rsidRPr="00CA0D74">
          <w:rPr>
            <w:b/>
            <w:rPrChange w:id="305" w:author="Hicham Mohamed Tabbak" w:date="2014-10-24T16:26:00Z">
              <w:rPr>
                <w:rFonts w:ascii="Helvetica" w:eastAsia="Times New Roman" w:hAnsi="Helvetica" w:cs="Helvetica"/>
                <w:b/>
                <w:bCs/>
                <w:color w:val="555555"/>
                <w:sz w:val="18"/>
                <w:szCs w:val="18"/>
                <w:lang w:eastAsia="fr-FR"/>
              </w:rPr>
            </w:rPrChange>
          </w:rPr>
          <w:t>Mettre à jour et ajouter des membres</w:t>
        </w:r>
      </w:ins>
      <w:r w:rsidRPr="00CA0D74">
        <w:rPr>
          <w:b/>
        </w:rPr>
        <w:t> »</w:t>
      </w:r>
      <w:ins w:id="306" w:author="Hicham Mohamed Tabbak" w:date="2014-10-24T16:26:00Z">
        <w:r w:rsidR="00F86E7D" w:rsidRPr="00F86E7D">
          <w:rPr>
            <w:rPrChange w:id="307" w:author="Hicham Mohamed Tabbak" w:date="2014-10-24T16:26:00Z">
              <w:rPr>
                <w:rFonts w:ascii="Helvetica" w:eastAsia="Times New Roman" w:hAnsi="Helvetica" w:cs="Helvetica"/>
                <w:b/>
                <w:bCs/>
                <w:color w:val="555555"/>
                <w:sz w:val="18"/>
                <w:szCs w:val="18"/>
                <w:lang w:eastAsia="fr-FR"/>
              </w:rPr>
            </w:rPrChange>
          </w:rPr>
          <w:t> - Importez un fichier, puis cliquez sur</w:t>
        </w:r>
      </w:ins>
      <w:r>
        <w:t> « </w:t>
      </w:r>
      <w:ins w:id="308" w:author="Hicham Mohamed Tabbak" w:date="2014-10-24T16:26:00Z">
        <w:r w:rsidR="00F86E7D" w:rsidRPr="00F86E7D">
          <w:rPr>
            <w:rPrChange w:id="309" w:author="Hicham Mohamed Tabbak" w:date="2014-10-24T16:26:00Z">
              <w:rPr>
                <w:rFonts w:ascii="Helvetica" w:eastAsia="Times New Roman" w:hAnsi="Helvetica" w:cs="Helvetica"/>
                <w:b/>
                <w:bCs/>
                <w:color w:val="555555"/>
                <w:sz w:val="18"/>
                <w:szCs w:val="18"/>
                <w:lang w:eastAsia="fr-FR"/>
              </w:rPr>
            </w:rPrChange>
          </w:rPr>
          <w:t> Mettre à jour</w:t>
        </w:r>
      </w:ins>
      <w:r>
        <w:t> »</w:t>
      </w:r>
      <w:ins w:id="310" w:author="Hicham Mohamed Tabbak" w:date="2014-10-24T16:26:00Z">
        <w:r w:rsidR="00F86E7D" w:rsidRPr="00F86E7D">
          <w:rPr>
            <w:rPrChange w:id="311" w:author="Hicham Mohamed Tabbak" w:date="2014-10-24T16:26:00Z">
              <w:rPr>
                <w:rFonts w:ascii="Helvetica" w:eastAsia="Times New Roman" w:hAnsi="Helvetica" w:cs="Helvetica"/>
                <w:b/>
                <w:bCs/>
                <w:color w:val="555555"/>
                <w:sz w:val="18"/>
                <w:szCs w:val="18"/>
                <w:lang w:eastAsia="fr-FR"/>
              </w:rPr>
            </w:rPrChange>
          </w:rPr>
          <w:t xml:space="preserve"> et ajouter des membres de campagne : L'Assistant Mise à jour de la campagne permet d'importer une liste de contacts et de pistes </w:t>
        </w:r>
        <w:proofErr w:type="spellStart"/>
        <w:r w:rsidR="00F86E7D" w:rsidRPr="00F86E7D">
          <w:rPr>
            <w:rPrChange w:id="312" w:author="Hicham Mohamed Tabbak" w:date="2014-10-24T16:26:00Z">
              <w:rPr>
                <w:rFonts w:ascii="Helvetica" w:eastAsia="Times New Roman" w:hAnsi="Helvetica" w:cs="Helvetica"/>
                <w:b/>
                <w:bCs/>
                <w:color w:val="555555"/>
                <w:sz w:val="18"/>
                <w:szCs w:val="18"/>
                <w:lang w:eastAsia="fr-FR"/>
              </w:rPr>
            </w:rPrChange>
          </w:rPr>
          <w:t>Salesforce</w:t>
        </w:r>
        <w:proofErr w:type="spellEnd"/>
        <w:r w:rsidR="00F86E7D" w:rsidRPr="00F86E7D">
          <w:rPr>
            <w:rPrChange w:id="313" w:author="Hicham Mohamed Tabbak" w:date="2014-10-24T16:26:00Z">
              <w:rPr>
                <w:rFonts w:ascii="Helvetica" w:eastAsia="Times New Roman" w:hAnsi="Helvetica" w:cs="Helvetica"/>
                <w:b/>
                <w:bCs/>
                <w:color w:val="555555"/>
                <w:sz w:val="18"/>
                <w:szCs w:val="18"/>
                <w:lang w:eastAsia="fr-FR"/>
              </w:rPr>
            </w:rPrChange>
          </w:rPr>
          <w:t> existants.</w:t>
        </w:r>
      </w:ins>
      <w:ins w:id="314" w:author="Hicham Mohamed Tabbak" w:date="2014-10-24T16:27:00Z">
        <w:r w:rsidR="00F86E7D">
          <w:t xml:space="preserve"> </w:t>
        </w:r>
      </w:ins>
      <w:proofErr w:type="spellStart"/>
      <w:ins w:id="315" w:author="Hicham Mohamed Tabbak" w:date="2014-10-24T16:26:00Z">
        <w:r w:rsidR="00F86E7D" w:rsidRPr="00F86E7D">
          <w:rPr>
            <w:rPrChange w:id="316" w:author="Hicham Mohamed Tabbak" w:date="2014-10-24T16:26:00Z">
              <w:rPr>
                <w:rFonts w:ascii="Helvetica" w:eastAsia="Times New Roman" w:hAnsi="Helvetica" w:cs="Helvetica"/>
                <w:color w:val="555555"/>
                <w:sz w:val="18"/>
                <w:szCs w:val="18"/>
                <w:lang w:eastAsia="fr-FR"/>
              </w:rPr>
            </w:rPrChange>
          </w:rPr>
          <w:t>Salesforce</w:t>
        </w:r>
        <w:proofErr w:type="spellEnd"/>
        <w:r w:rsidR="00F86E7D" w:rsidRPr="00F86E7D">
          <w:rPr>
            <w:rPrChange w:id="317" w:author="Hicham Mohamed Tabbak" w:date="2014-10-24T16:26:00Z">
              <w:rPr>
                <w:rFonts w:ascii="Helvetica" w:eastAsia="Times New Roman" w:hAnsi="Helvetica" w:cs="Helvetica"/>
                <w:color w:val="555555"/>
                <w:sz w:val="18"/>
                <w:szCs w:val="18"/>
                <w:lang w:eastAsia="fr-FR"/>
              </w:rPr>
            </w:rPrChange>
          </w:rPr>
          <w:t> associe les enregistrements à vos enregistrements de membres de campagne existants, puis met à jour leur historique des réponses. En outre, les nouvelles pistes ou contacts ajoutés à l'aide de l'assistant Mise à jour de la campagne sont ajoutés à la campagne en tant que membres.</w:t>
        </w:r>
      </w:ins>
    </w:p>
    <w:p w:rsidR="00F86E7D" w:rsidRPr="00F86E7D" w:rsidRDefault="00F86E7D">
      <w:pPr>
        <w:shd w:val="clear" w:color="auto" w:fill="FFFFFF"/>
        <w:spacing w:after="0" w:line="288" w:lineRule="atLeast"/>
        <w:ind w:left="600"/>
        <w:rPr>
          <w:ins w:id="318" w:author="Hicham Mohamed Tabbak" w:date="2014-10-24T16:26:00Z"/>
          <w:rPrChange w:id="319" w:author="Hicham Mohamed Tabbak" w:date="2014-10-24T16:26:00Z">
            <w:rPr>
              <w:ins w:id="320" w:author="Hicham Mohamed Tabbak" w:date="2014-10-24T16:26:00Z"/>
              <w:rFonts w:ascii="Helvetica" w:eastAsia="Times New Roman" w:hAnsi="Helvetica" w:cs="Helvetica"/>
              <w:color w:val="555555"/>
              <w:sz w:val="18"/>
              <w:szCs w:val="18"/>
              <w:lang w:eastAsia="fr-FR"/>
            </w:rPr>
          </w:rPrChange>
        </w:rPr>
        <w:pPrChange w:id="321" w:author="Hicham Mohamed Tabbak" w:date="2014-10-24T16:33:00Z">
          <w:pPr>
            <w:numPr>
              <w:numId w:val="38"/>
            </w:numPr>
            <w:shd w:val="clear" w:color="auto" w:fill="FFFFFF"/>
            <w:tabs>
              <w:tab w:val="num" w:pos="720"/>
            </w:tabs>
            <w:spacing w:after="0" w:line="288" w:lineRule="atLeast"/>
            <w:ind w:left="720" w:hanging="360"/>
          </w:pPr>
        </w:pPrChange>
      </w:pPr>
    </w:p>
    <w:p w:rsidR="00F86E7D" w:rsidRDefault="00F86E7D" w:rsidP="00F86E7D">
      <w:pPr>
        <w:pStyle w:val="Important"/>
        <w:numPr>
          <w:ilvl w:val="0"/>
          <w:numId w:val="38"/>
        </w:numPr>
        <w:jc w:val="both"/>
        <w:rPr>
          <w:ins w:id="322" w:author="Hicham Mohamed Tabbak" w:date="2014-10-24T16:31:00Z"/>
          <w:b/>
          <w:noProof/>
          <w:lang w:eastAsia="fr-FR"/>
        </w:rPr>
      </w:pPr>
      <w:ins w:id="323" w:author="Hicham Mohamed Tabbak" w:date="2014-10-24T16:31:00Z">
        <w:r>
          <w:rPr>
            <w:noProof/>
            <w:lang w:eastAsia="fr-FR"/>
          </w:rPr>
          <w:drawing>
            <wp:inline distT="0" distB="0" distL="0" distR="0" wp14:anchorId="63C71A4E" wp14:editId="684912E0">
              <wp:extent cx="180975" cy="114300"/>
              <wp:effectExtent l="0" t="0" r="9525" b="0"/>
              <wp:docPr id="53" name="Image 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porta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795D51">
          <w:rPr>
            <w:b/>
            <w:bCs/>
            <w:color w:val="FF0000"/>
          </w:rPr>
          <w:t>Important</w:t>
        </w:r>
        <w:r>
          <w:t xml:space="preserve"> : le bouton « Gérer les membres » sera utilisé uniquement pour </w:t>
        </w:r>
      </w:ins>
      <w:ins w:id="324" w:author="Hicham Mohamed Tabbak" w:date="2014-10-24T16:32:00Z">
        <w:r>
          <w:t>imp</w:t>
        </w:r>
      </w:ins>
      <w:r w:rsidR="00CA0D74">
        <w:t>o</w:t>
      </w:r>
      <w:ins w:id="325" w:author="Hicham Mohamed Tabbak" w:date="2014-10-24T16:32:00Z">
        <w:r>
          <w:t>rter</w:t>
        </w:r>
      </w:ins>
      <w:ins w:id="326" w:author="Hicham Mohamed Tabbak" w:date="2014-10-24T16:31:00Z">
        <w:r>
          <w:t xml:space="preserve"> des fichiers</w:t>
        </w:r>
      </w:ins>
      <w:ins w:id="327" w:author="Hicham Mohamed Tabbak" w:date="2014-10-24T16:32:00Z">
        <w:r>
          <w:t xml:space="preserve"> des pistes, l’ajout des membres en masse à une campagne sera réalisé via le bouton « Gérer les membres selon l</w:t>
        </w:r>
      </w:ins>
      <w:ins w:id="328" w:author="Hicham Mohamed Tabbak" w:date="2014-10-24T16:33:00Z">
        <w:r>
          <w:t>’email.</w:t>
        </w:r>
      </w:ins>
      <w:ins w:id="329" w:author="Hicham Mohamed Tabbak" w:date="2014-10-24T16:31:00Z">
        <w:r>
          <w:rPr>
            <w:b/>
            <w:noProof/>
            <w:lang w:eastAsia="fr-FR"/>
          </w:rPr>
          <w:t xml:space="preserve"> </w:t>
        </w:r>
      </w:ins>
    </w:p>
    <w:p w:rsidR="00F86E7D" w:rsidRDefault="00F86E7D" w:rsidP="00476473"/>
    <w:p w:rsidR="00476473" w:rsidRDefault="00476473" w:rsidP="00476473">
      <w:pPr>
        <w:pStyle w:val="Titre3"/>
      </w:pPr>
      <w:bookmarkStart w:id="330" w:name="_Toc402791515"/>
      <w:r>
        <w:t>Gérer les statuts des membres de la campagne</w:t>
      </w:r>
      <w:bookmarkEnd w:id="330"/>
    </w:p>
    <w:p w:rsidR="00476473" w:rsidRDefault="00476473" w:rsidP="00476473"/>
    <w:p w:rsidR="00476473" w:rsidRDefault="00476473" w:rsidP="00476473">
      <w:r>
        <w:t>Les statuts des contacts invités se gèrent au niveau de chaque campagne individuelle</w:t>
      </w:r>
      <w:r w:rsidR="00CA0D74">
        <w:t xml:space="preserve"> et sont spécifiques à chaque campagne</w:t>
      </w:r>
      <w:r>
        <w:t>.</w:t>
      </w:r>
    </w:p>
    <w:p w:rsidR="003C1934" w:rsidRDefault="003C1934" w:rsidP="003C1934">
      <w:r>
        <w:t>Afin de rajouter de nouveaux statuts</w:t>
      </w:r>
      <w:r w:rsidR="00CA0D74">
        <w:t xml:space="preserve">, cliquez </w:t>
      </w:r>
      <w:r>
        <w:t>sur le bouton « configuration avancée »</w:t>
      </w:r>
    </w:p>
    <w:p w:rsidR="003C1934" w:rsidRPr="00476473" w:rsidRDefault="003C1934" w:rsidP="003C1934">
      <w:r>
        <w:rPr>
          <w:noProof/>
          <w:lang w:eastAsia="fr-FR"/>
        </w:rPr>
        <w:drawing>
          <wp:inline distT="0" distB="0" distL="0" distR="0" wp14:anchorId="10264E3D" wp14:editId="28943488">
            <wp:extent cx="1219200" cy="323850"/>
            <wp:effectExtent l="0" t="0" r="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9200" cy="323850"/>
                    </a:xfrm>
                    <a:prstGeom prst="rect">
                      <a:avLst/>
                    </a:prstGeom>
                  </pic:spPr>
                </pic:pic>
              </a:graphicData>
            </a:graphic>
          </wp:inline>
        </w:drawing>
      </w:r>
    </w:p>
    <w:p w:rsidR="00F86E7D" w:rsidRDefault="003C1934" w:rsidP="00476473">
      <w:r>
        <w:t xml:space="preserve">Ensuite, cliquez sur « modifier » </w:t>
      </w:r>
    </w:p>
    <w:p w:rsidR="003C1934" w:rsidRDefault="003C1934" w:rsidP="00476473"/>
    <w:p w:rsidR="003C1934" w:rsidRDefault="00DF5B64" w:rsidP="00476473">
      <w:r>
        <w:rPr>
          <w:noProof/>
          <w:lang w:eastAsia="fr-FR"/>
        </w:rPr>
        <w:lastRenderedPageBreak/>
        <w:drawing>
          <wp:inline distT="0" distB="0" distL="0" distR="0" wp14:anchorId="40FBEA83" wp14:editId="3B057E4E">
            <wp:extent cx="5940425" cy="2740660"/>
            <wp:effectExtent l="0" t="0" r="3175" b="2540"/>
            <wp:docPr id="10330" name="Image 1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2740660"/>
                    </a:xfrm>
                    <a:prstGeom prst="rect">
                      <a:avLst/>
                    </a:prstGeom>
                  </pic:spPr>
                </pic:pic>
              </a:graphicData>
            </a:graphic>
          </wp:inline>
        </w:drawing>
      </w:r>
    </w:p>
    <w:p w:rsidR="003C1934" w:rsidRDefault="003C1934" w:rsidP="00476473"/>
    <w:p w:rsidR="0062613E" w:rsidRDefault="00504BB6" w:rsidP="00476473">
      <w:r>
        <w:t>En cliquant sur « ajouter »</w:t>
      </w:r>
      <w:r w:rsidR="00DF5B64">
        <w:t>, ajoutez des statuts.</w:t>
      </w:r>
    </w:p>
    <w:p w:rsidR="00CA6C7C" w:rsidRDefault="0062613E" w:rsidP="00DF5B64">
      <w:r>
        <w:t xml:space="preserve">Le statut </w:t>
      </w:r>
      <w:r w:rsidR="00CA0D74">
        <w:t>« </w:t>
      </w:r>
      <w:r>
        <w:t>répondu</w:t>
      </w:r>
      <w:r w:rsidR="00CA0D74">
        <w:t> »</w:t>
      </w:r>
      <w:r>
        <w:t>, permet de faire des compte</w:t>
      </w:r>
      <w:r w:rsidR="00DF5B64">
        <w:t>s automatiques dans la campagne</w:t>
      </w:r>
    </w:p>
    <w:p w:rsidR="00504BB6" w:rsidRDefault="00504BB6" w:rsidP="00504BB6">
      <w:pPr>
        <w:pStyle w:val="Titre2"/>
      </w:pPr>
      <w:bookmarkStart w:id="331" w:name="_Toc402791516"/>
      <w:r>
        <w:t>Liste associée à la campagne</w:t>
      </w:r>
      <w:bookmarkEnd w:id="331"/>
    </w:p>
    <w:p w:rsidR="00207F43" w:rsidRDefault="00207F43" w:rsidP="00207F43">
      <w:r>
        <w:t>Nous avons définis sept listes associées à la campagne.</w:t>
      </w:r>
    </w:p>
    <w:p w:rsidR="00C83282" w:rsidRPr="00C83282" w:rsidRDefault="00207F43" w:rsidP="00A437C2">
      <w:pPr>
        <w:pStyle w:val="Paragraphedeliste"/>
        <w:numPr>
          <w:ilvl w:val="0"/>
          <w:numId w:val="27"/>
        </w:numPr>
      </w:pPr>
      <w:r w:rsidRPr="00ED538A">
        <w:rPr>
          <w:b/>
        </w:rPr>
        <w:t>Hiérarchie de campagne</w:t>
      </w:r>
      <w:r>
        <w:t xml:space="preserve"> : </w:t>
      </w:r>
      <w:r w:rsidR="00C83282" w:rsidRPr="00C83282">
        <w:rPr>
          <w:rFonts w:asciiTheme="minorHAnsi" w:eastAsiaTheme="minorHAnsi" w:hAnsiTheme="minorHAnsi" w:cstheme="minorBidi"/>
        </w:rPr>
        <w:t>affiche une campagne parent et toutes les campagnes situées directement au-dessous de la campagne parent dans la hiérarchie de campagnes</w:t>
      </w:r>
    </w:p>
    <w:p w:rsidR="00787348" w:rsidRDefault="00C83282" w:rsidP="00A437C2">
      <w:pPr>
        <w:pStyle w:val="Paragraphedeliste"/>
        <w:numPr>
          <w:ilvl w:val="0"/>
          <w:numId w:val="27"/>
        </w:numPr>
      </w:pPr>
      <w:r w:rsidRPr="00ED538A">
        <w:rPr>
          <w:b/>
        </w:rPr>
        <w:t>Activités en cours</w:t>
      </w:r>
      <w:r>
        <w:t> : permet de créer des tâches et événements</w:t>
      </w:r>
    </w:p>
    <w:p w:rsidR="00C83282" w:rsidRDefault="00C83282" w:rsidP="00A437C2">
      <w:pPr>
        <w:pStyle w:val="Paragraphedeliste"/>
        <w:numPr>
          <w:ilvl w:val="0"/>
          <w:numId w:val="27"/>
        </w:numPr>
      </w:pPr>
      <w:r w:rsidRPr="00ED538A">
        <w:rPr>
          <w:b/>
        </w:rPr>
        <w:t>Historique des activités</w:t>
      </w:r>
      <w:r>
        <w:t> :</w:t>
      </w:r>
      <w:r w:rsidR="000625EC">
        <w:t xml:space="preserve"> </w:t>
      </w:r>
      <w:r w:rsidR="00ED538A">
        <w:t>affiche toutes activités terminées</w:t>
      </w:r>
    </w:p>
    <w:p w:rsidR="00C83282" w:rsidRDefault="00C83282" w:rsidP="00A437C2">
      <w:pPr>
        <w:pStyle w:val="Paragraphedeliste"/>
        <w:numPr>
          <w:ilvl w:val="0"/>
          <w:numId w:val="27"/>
        </w:numPr>
      </w:pPr>
      <w:r w:rsidRPr="00ED538A">
        <w:rPr>
          <w:b/>
        </w:rPr>
        <w:t>Pièces jointes</w:t>
      </w:r>
      <w:r>
        <w:t xml:space="preserve"> : </w:t>
      </w:r>
      <w:r w:rsidR="00ED538A">
        <w:t>permet de</w:t>
      </w:r>
      <w:r w:rsidRPr="000625EC">
        <w:t xml:space="preserve"> joindre des fichiers, t</w:t>
      </w:r>
      <w:r w:rsidR="000625EC">
        <w:t>els que des documents Microsoft Office, des fichiers PDF Adobe, des images et vidéos à la campagne</w:t>
      </w:r>
    </w:p>
    <w:p w:rsidR="00C83282" w:rsidRDefault="00C83282" w:rsidP="00A437C2">
      <w:pPr>
        <w:pStyle w:val="Paragraphedeliste"/>
        <w:numPr>
          <w:ilvl w:val="0"/>
          <w:numId w:val="27"/>
        </w:numPr>
      </w:pPr>
      <w:r w:rsidRPr="00ED538A">
        <w:rPr>
          <w:b/>
        </w:rPr>
        <w:t>Opportunités</w:t>
      </w:r>
      <w:r>
        <w:t> :</w:t>
      </w:r>
      <w:r w:rsidR="000625EC">
        <w:t xml:space="preserve"> affiche les opportunités générées par la campagne</w:t>
      </w:r>
    </w:p>
    <w:p w:rsidR="00C83282" w:rsidRDefault="00C83282" w:rsidP="00A437C2">
      <w:pPr>
        <w:pStyle w:val="Paragraphedeliste"/>
        <w:numPr>
          <w:ilvl w:val="0"/>
          <w:numId w:val="27"/>
        </w:numPr>
      </w:pPr>
      <w:r w:rsidRPr="00ED538A">
        <w:rPr>
          <w:b/>
        </w:rPr>
        <w:t xml:space="preserve">Membre </w:t>
      </w:r>
      <w:r w:rsidR="000625EC" w:rsidRPr="00ED538A">
        <w:rPr>
          <w:b/>
        </w:rPr>
        <w:t xml:space="preserve"> de campagne</w:t>
      </w:r>
      <w:r w:rsidR="000625EC">
        <w:t> : permet de gérer et suivre l’évolution des membres de la campagne.</w:t>
      </w:r>
    </w:p>
    <w:p w:rsidR="00C83282" w:rsidRPr="00207F43" w:rsidRDefault="00C83282" w:rsidP="00A437C2">
      <w:pPr>
        <w:pStyle w:val="Paragraphedeliste"/>
        <w:numPr>
          <w:ilvl w:val="0"/>
          <w:numId w:val="27"/>
        </w:numPr>
      </w:pPr>
      <w:r w:rsidRPr="00ED538A">
        <w:rPr>
          <w:b/>
        </w:rPr>
        <w:t>Réactions à la campagne</w:t>
      </w:r>
      <w:r w:rsidR="000625EC">
        <w:t> : permet de suivre les réactions des membres de la campagne en terme de cliques</w:t>
      </w:r>
      <w:r w:rsidR="00ED538A">
        <w:t xml:space="preserve"> sur les liens affichés dans les mails (gérer par l’outil </w:t>
      </w:r>
      <w:proofErr w:type="spellStart"/>
      <w:r w:rsidR="00ED538A">
        <w:t>Inxmail</w:t>
      </w:r>
      <w:proofErr w:type="spellEnd"/>
      <w:r w:rsidR="00ED538A">
        <w:t xml:space="preserve"> de gestion avancée d’envoi d’email. </w:t>
      </w:r>
    </w:p>
    <w:p w:rsidR="00207F43" w:rsidRDefault="00504BB6" w:rsidP="00DF5B64">
      <w:r>
        <w:rPr>
          <w:noProof/>
          <w:lang w:eastAsia="fr-FR"/>
        </w:rPr>
        <w:lastRenderedPageBreak/>
        <w:drawing>
          <wp:inline distT="0" distB="0" distL="0" distR="0" wp14:anchorId="49943EF8" wp14:editId="5AFB15D7">
            <wp:extent cx="5940425" cy="3262630"/>
            <wp:effectExtent l="0" t="0" r="3175"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3262630"/>
                    </a:xfrm>
                    <a:prstGeom prst="rect">
                      <a:avLst/>
                    </a:prstGeom>
                  </pic:spPr>
                </pic:pic>
              </a:graphicData>
            </a:graphic>
          </wp:inline>
        </w:drawing>
      </w:r>
      <w:r w:rsidR="00207F43">
        <w:rPr>
          <w:noProof/>
          <w:lang w:eastAsia="fr-FR"/>
        </w:rPr>
        <w:drawing>
          <wp:inline distT="0" distB="0" distL="0" distR="0" wp14:anchorId="37FBA5C5" wp14:editId="24215EAA">
            <wp:extent cx="5940425" cy="601980"/>
            <wp:effectExtent l="0" t="0" r="3175" b="762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601980"/>
                    </a:xfrm>
                    <a:prstGeom prst="rect">
                      <a:avLst/>
                    </a:prstGeom>
                  </pic:spPr>
                </pic:pic>
              </a:graphicData>
            </a:graphic>
          </wp:inline>
        </w:drawing>
      </w:r>
    </w:p>
    <w:p w:rsidR="00CA6C7C" w:rsidRPr="003078BA" w:rsidRDefault="00CA6C7C" w:rsidP="00CA6C7C">
      <w:pPr>
        <w:pStyle w:val="Titre2"/>
      </w:pPr>
      <w:bookmarkStart w:id="332" w:name="_Toc402791517"/>
      <w:r>
        <w:t>Hiérarchie des campagnes</w:t>
      </w:r>
      <w:bookmarkEnd w:id="332"/>
    </w:p>
    <w:p w:rsidR="00CA6C7C" w:rsidRDefault="00CA6C7C" w:rsidP="00EA139D">
      <w:pPr>
        <w:jc w:val="both"/>
      </w:pPr>
      <w:r>
        <w:t xml:space="preserve">L’outil </w:t>
      </w:r>
      <w:proofErr w:type="spellStart"/>
      <w:r>
        <w:t>Salesforce</w:t>
      </w:r>
      <w:proofErr w:type="spellEnd"/>
      <w:r>
        <w:t xml:space="preserve"> permet de relier des campagnes hiérarchiquement. L’utilisateur peut ainsi créer une campagne mère et des sous campagnes filles.</w:t>
      </w:r>
    </w:p>
    <w:p w:rsidR="00CA6C7C" w:rsidRDefault="00CA6C7C" w:rsidP="00EA139D">
      <w:pPr>
        <w:jc w:val="both"/>
      </w:pPr>
      <w:r>
        <w:t>Pour associer deux campagnes entre elles (relation mère-fille), l’utilisateur doit cliquer sur la loupe « Campagne principale » afin de sélectionner la campagne « mère ».</w:t>
      </w:r>
    </w:p>
    <w:p w:rsidR="00CA6C7C" w:rsidRDefault="004427EF" w:rsidP="00F118ED">
      <w:pPr>
        <w:jc w:val="center"/>
      </w:pPr>
      <w:r>
        <w:rPr>
          <w:noProof/>
          <w:lang w:eastAsia="fr-FR"/>
        </w:rPr>
        <mc:AlternateContent>
          <mc:Choice Requires="wps">
            <w:drawing>
              <wp:anchor distT="0" distB="0" distL="114300" distR="114300" simplePos="0" relativeHeight="251717120" behindDoc="0" locked="0" layoutInCell="1" allowOverlap="1" wp14:anchorId="09D69828" wp14:editId="0897FACB">
                <wp:simplePos x="0" y="0"/>
                <wp:positionH relativeFrom="column">
                  <wp:posOffset>1419225</wp:posOffset>
                </wp:positionH>
                <wp:positionV relativeFrom="paragraph">
                  <wp:posOffset>1298575</wp:posOffset>
                </wp:positionV>
                <wp:extent cx="802005" cy="158750"/>
                <wp:effectExtent l="0" t="0" r="17145" b="12700"/>
                <wp:wrapNone/>
                <wp:docPr id="245" name="Rectangle à coins arrondis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2005" cy="158750"/>
                        </a:xfrm>
                        <a:prstGeom prst="roundRect">
                          <a:avLst>
                            <a:gd name="adj" fmla="val 16667"/>
                          </a:avLst>
                        </a:prstGeom>
                        <a:noFill/>
                        <a:ln w="19050" cmpd="sng">
                          <a:solidFill>
                            <a:srgbClr val="C00000"/>
                          </a:solidFill>
                          <a:round/>
                          <a:headEnd type="none" w="med" len="med"/>
                          <a:tailEnd type="none" w="med" len="med"/>
                        </a:ln>
                        <a:extLst>
                          <a:ext uri="{909E8E84-426E-40dd-AFC4-6F175D3DCCD1}"/>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7A8131" id="Rectangle à coins arrondis 245" o:spid="_x0000_s1026" style="position:absolute;margin-left:111.75pt;margin-top:102.25pt;width:63.15pt;height:1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" filled="f" strokecolor="#c00000" strokeweight="1.5pt"/>
            </w:pict>
          </mc:Fallback>
        </mc:AlternateContent>
      </w:r>
      <w:r w:rsidR="00CA6C7C" w:rsidRPr="00B1749E">
        <w:rPr>
          <w:noProof/>
          <w:lang w:eastAsia="fr-FR"/>
        </w:rPr>
        <w:drawing>
          <wp:inline distT="0" distB="0" distL="0" distR="0" wp14:anchorId="497D036E" wp14:editId="5BF969F4">
            <wp:extent cx="4810125" cy="2362200"/>
            <wp:effectExtent l="114300" t="95250" r="123825" b="95250"/>
            <wp:docPr id="10269" name="Image 1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4">
                      <a:extLst>
                        <a:ext uri="{28A0092B-C50C-407E-A947-70E740481C1C}">
                          <a14:useLocalDpi xmlns:a14="http://schemas.microsoft.com/office/drawing/2010/main" val="0"/>
                        </a:ext>
                      </a:extLst>
                    </a:blip>
                    <a:srcRect l="16501" t="11954" b="15129"/>
                    <a:stretch>
                      <a:fillRect/>
                    </a:stretch>
                  </pic:blipFill>
                  <pic:spPr bwMode="auto">
                    <a:xfrm>
                      <a:off x="0" y="0"/>
                      <a:ext cx="4810125" cy="2362200"/>
                    </a:xfrm>
                    <a:prstGeom prst="rect">
                      <a:avLst/>
                    </a:prstGeom>
                    <a:noFill/>
                    <a:ln w="19050" cmpd="sng">
                      <a:noFill/>
                      <a:miter lim="800000"/>
                      <a:headEnd/>
                      <a:tailEnd/>
                    </a:ln>
                    <a:effectLst>
                      <a:outerShdw blurRad="63500" sx="102000" sy="102000" algn="ctr" rotWithShape="0">
                        <a:prstClr val="black">
                          <a:alpha val="40000"/>
                        </a:prstClr>
                      </a:outerShdw>
                    </a:effectLst>
                  </pic:spPr>
                </pic:pic>
              </a:graphicData>
            </a:graphic>
          </wp:inline>
        </w:drawing>
      </w:r>
    </w:p>
    <w:p w:rsidR="00CA6C7C" w:rsidRDefault="00CA6C7C" w:rsidP="00CA6C7C">
      <w:r>
        <w:t>La visualisation de la hiérarchie des campagnes se fait dans l’objet « Campagnes », une campagne étant sélectionnée :</w:t>
      </w:r>
    </w:p>
    <w:p w:rsidR="00CA6C7C" w:rsidRDefault="00CA6C7C" w:rsidP="00EA139D">
      <w:pPr>
        <w:jc w:val="center"/>
      </w:pPr>
      <w:r w:rsidRPr="00B1749E">
        <w:rPr>
          <w:noProof/>
          <w:lang w:eastAsia="fr-FR"/>
        </w:rPr>
        <w:lastRenderedPageBreak/>
        <w:drawing>
          <wp:inline distT="0" distB="0" distL="0" distR="0" wp14:anchorId="0DDFAE02" wp14:editId="59234C74">
            <wp:extent cx="5564524" cy="772363"/>
            <wp:effectExtent l="133350" t="76200" r="131445" b="85090"/>
            <wp:docPr id="10268" name="Image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5">
                      <a:extLst>
                        <a:ext uri="{28A0092B-C50C-407E-A947-70E740481C1C}">
                          <a14:useLocalDpi xmlns:a14="http://schemas.microsoft.com/office/drawing/2010/main" val="0"/>
                        </a:ext>
                      </a:extLst>
                    </a:blip>
                    <a:srcRect l="17383" t="43562" r="2786" b="36803"/>
                    <a:stretch>
                      <a:fillRect/>
                    </a:stretch>
                  </pic:blipFill>
                  <pic:spPr bwMode="auto">
                    <a:xfrm>
                      <a:off x="0" y="0"/>
                      <a:ext cx="5601803" cy="777537"/>
                    </a:xfrm>
                    <a:prstGeom prst="rect">
                      <a:avLst/>
                    </a:prstGeom>
                    <a:noFill/>
                    <a:ln w="19050" cmpd="sng">
                      <a:noFill/>
                      <a:miter lim="800000"/>
                      <a:headEnd/>
                      <a:tailEnd/>
                    </a:ln>
                    <a:effectLst>
                      <a:outerShdw blurRad="63500" sx="102000" sy="102000" algn="ctr" rotWithShape="0">
                        <a:prstClr val="black">
                          <a:alpha val="40000"/>
                        </a:prstClr>
                      </a:outerShdw>
                    </a:effectLst>
                  </pic:spPr>
                </pic:pic>
              </a:graphicData>
            </a:graphic>
          </wp:inline>
        </w:drawing>
      </w:r>
    </w:p>
    <w:p w:rsidR="00CA6C7C" w:rsidRDefault="00CA6C7C" w:rsidP="00CA6C7C">
      <w:pPr>
        <w:pStyle w:val="Titre2"/>
      </w:pPr>
      <w:bookmarkStart w:id="333" w:name="_Toc402791518"/>
      <w:r>
        <w:t>Rattachement d’une campagne</w:t>
      </w:r>
      <w:bookmarkEnd w:id="333"/>
    </w:p>
    <w:p w:rsidR="00CA6C7C" w:rsidRPr="00EA139D" w:rsidRDefault="00CA6C7C" w:rsidP="00A7279F">
      <w:pPr>
        <w:spacing w:line="360" w:lineRule="auto"/>
        <w:contextualSpacing/>
        <w:jc w:val="both"/>
      </w:pPr>
      <w:r w:rsidRPr="00EA139D">
        <w:t>Lorsqu’un contact est associé à une campagne, il obtient dans sa fiche ladite campag</w:t>
      </w:r>
      <w:r w:rsidR="00A7279F">
        <w:t xml:space="preserve">ne depuis l’objet « Contacts ». </w:t>
      </w:r>
      <w:r w:rsidRPr="00EA139D">
        <w:t>Egalement, depuis l’objet « Contacts », l’utilisateur a la possibilité d’associer manuellement une campagne à un utilisateur en cliquant sur le bouton « Ajouter à la campagne » dans la liste associée « Historique de la campagne ».</w:t>
      </w:r>
    </w:p>
    <w:p w:rsidR="00CA6C7C" w:rsidRPr="00CA6C7C" w:rsidRDefault="004427EF" w:rsidP="00EA139D">
      <w:pPr>
        <w:jc w:val="center"/>
        <w:rPr>
          <w:color w:val="C00000"/>
        </w:rPr>
      </w:pPr>
      <w:r>
        <w:rPr>
          <w:noProof/>
          <w:lang w:eastAsia="fr-FR"/>
        </w:rPr>
        <mc:AlternateContent>
          <mc:Choice Requires="wps">
            <w:drawing>
              <wp:anchor distT="0" distB="0" distL="114300" distR="114300" simplePos="0" relativeHeight="251716096" behindDoc="0" locked="0" layoutInCell="1" allowOverlap="1" wp14:anchorId="14FE06F0" wp14:editId="705CEC25">
                <wp:simplePos x="0" y="0"/>
                <wp:positionH relativeFrom="column">
                  <wp:posOffset>1879600</wp:posOffset>
                </wp:positionH>
                <wp:positionV relativeFrom="paragraph">
                  <wp:posOffset>83185</wp:posOffset>
                </wp:positionV>
                <wp:extent cx="681355" cy="158750"/>
                <wp:effectExtent l="0" t="0" r="23495" b="12700"/>
                <wp:wrapNone/>
                <wp:docPr id="240" name="Rectangle à coins arrondis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158750"/>
                        </a:xfrm>
                        <a:prstGeom prst="roundRect">
                          <a:avLst>
                            <a:gd name="adj" fmla="val 16667"/>
                          </a:avLst>
                        </a:prstGeom>
                        <a:noFill/>
                        <a:ln w="19050" cmpd="sng">
                          <a:solidFill>
                            <a:srgbClr val="C00000"/>
                          </a:solidFill>
                          <a:round/>
                          <a:headEnd type="none" w="med" len="med"/>
                          <a:tailEnd type="none" w="med" len="med"/>
                        </a:ln>
                        <a:extLst>
                          <a:ext uri="{909E8E84-426E-40dd-AFC4-6F175D3DCCD1}"/>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5F955F" id="Rectangle à coins arrondis 240" o:spid="_x0000_s1026" style="position:absolute;margin-left:148pt;margin-top:6.55pt;width:53.65pt;height:1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" filled="f" strokecolor="#c00000" strokeweight="1.5pt"/>
            </w:pict>
          </mc:Fallback>
        </mc:AlternateContent>
      </w:r>
      <w:r w:rsidR="00CA6C7C" w:rsidRPr="00B1749E">
        <w:rPr>
          <w:noProof/>
          <w:lang w:eastAsia="fr-FR"/>
        </w:rPr>
        <w:drawing>
          <wp:inline distT="0" distB="0" distL="0" distR="0" wp14:anchorId="37DC2D4F" wp14:editId="14C2F41D">
            <wp:extent cx="5736566" cy="622148"/>
            <wp:effectExtent l="133350" t="76200" r="131445" b="83185"/>
            <wp:docPr id="10267" name="Image 1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71595" cy="625947"/>
                    </a:xfrm>
                    <a:prstGeom prst="rect">
                      <a:avLst/>
                    </a:prstGeom>
                    <a:noFill/>
                    <a:ln w="19050" cmpd="sng">
                      <a:noFill/>
                      <a:miter lim="800000"/>
                      <a:headEnd/>
                      <a:tailEnd/>
                    </a:ln>
                    <a:effectLst>
                      <a:outerShdw blurRad="63500" sx="102000" sy="102000" algn="ctr" rotWithShape="0">
                        <a:prstClr val="black">
                          <a:alpha val="40000"/>
                        </a:prstClr>
                      </a:outerShdw>
                    </a:effectLst>
                  </pic:spPr>
                </pic:pic>
              </a:graphicData>
            </a:graphic>
          </wp:inline>
        </w:drawing>
      </w:r>
    </w:p>
    <w:p w:rsidR="00CA6C7C" w:rsidRDefault="00CA6C7C" w:rsidP="00CA6C7C">
      <w:pPr>
        <w:spacing w:after="160" w:line="259" w:lineRule="auto"/>
        <w:ind w:left="720"/>
      </w:pPr>
    </w:p>
    <w:p w:rsidR="00F118ED" w:rsidRPr="00EA139D" w:rsidRDefault="00F118ED" w:rsidP="00F118ED">
      <w:pPr>
        <w:pStyle w:val="Paragraphedeliste"/>
        <w:spacing w:before="120" w:line="360" w:lineRule="auto"/>
        <w:ind w:left="0"/>
        <w:jc w:val="both"/>
      </w:pPr>
      <w:r w:rsidRPr="00EA139D">
        <w:t>Lorsque l’utilisateur clique sur l’hyperlien « Modifier », il a possibilité de modifier les données suivantes : Statu</w:t>
      </w:r>
      <w:r w:rsidR="00BC6347">
        <w:t>t</w:t>
      </w:r>
      <w:r w:rsidRPr="00EA139D">
        <w:t>.</w:t>
      </w:r>
    </w:p>
    <w:p w:rsidR="00F118ED" w:rsidRDefault="00BC6347" w:rsidP="00F118ED">
      <w:pPr>
        <w:jc w:val="center"/>
      </w:pPr>
      <w:r>
        <w:rPr>
          <w:noProof/>
          <w:lang w:eastAsia="fr-FR"/>
        </w:rPr>
        <w:drawing>
          <wp:inline distT="0" distB="0" distL="0" distR="0">
            <wp:extent cx="5934075" cy="3286125"/>
            <wp:effectExtent l="0" t="0" r="9525" b="9525"/>
            <wp:docPr id="10331" name="Image 1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F118ED" w:rsidRDefault="00F118ED" w:rsidP="00F118ED">
      <w:pPr>
        <w:rPr>
          <w:noProof/>
          <w:lang w:eastAsia="fr-FR"/>
        </w:rPr>
      </w:pPr>
    </w:p>
    <w:p w:rsidR="00F118ED" w:rsidRDefault="00F118ED" w:rsidP="00F118ED">
      <w:pPr>
        <w:pStyle w:val="Titre2"/>
      </w:pPr>
      <w:bookmarkStart w:id="334" w:name="_Toc402791519"/>
      <w:r>
        <w:lastRenderedPageBreak/>
        <w:t>Activités</w:t>
      </w:r>
      <w:bookmarkEnd w:id="334"/>
      <w:r>
        <w:tab/>
      </w:r>
    </w:p>
    <w:p w:rsidR="0062613E" w:rsidRPr="00BC6347" w:rsidRDefault="00F118ED" w:rsidP="00EA139D">
      <w:pPr>
        <w:rPr>
          <w:i/>
        </w:rPr>
      </w:pPr>
      <w:r>
        <w:t>A partir d’une campagne, l’utilisateur a la possibilité de créer des activités</w:t>
      </w:r>
      <w:r w:rsidR="00A7279F">
        <w:rPr>
          <w:i/>
        </w:rPr>
        <w:t xml:space="preserve"> comme des tâches, événements… </w:t>
      </w:r>
      <w:r w:rsidR="00EA139D">
        <w:rPr>
          <w:i/>
        </w:rPr>
        <w:t>(</w:t>
      </w:r>
      <w:proofErr w:type="gramStart"/>
      <w:r w:rsidR="00A7279F">
        <w:rPr>
          <w:i/>
        </w:rPr>
        <w:t>c</w:t>
      </w:r>
      <w:r w:rsidR="00EA139D" w:rsidRPr="00334DDF">
        <w:rPr>
          <w:i/>
        </w:rPr>
        <w:t>oncernant</w:t>
      </w:r>
      <w:proofErr w:type="gramEnd"/>
      <w:r w:rsidR="00EA139D" w:rsidRPr="00334DDF">
        <w:rPr>
          <w:i/>
        </w:rPr>
        <w:t xml:space="preserve"> le fonctionnement de ces activités, </w:t>
      </w:r>
      <w:hyperlink w:anchor="_Les_Activités" w:history="1">
        <w:r w:rsidR="00EA139D" w:rsidRPr="00772D35">
          <w:rPr>
            <w:rStyle w:val="Lienhypertexte"/>
            <w:i/>
          </w:rPr>
          <w:t>Plus d’informations dans le chapitre « activités »</w:t>
        </w:r>
      </w:hyperlink>
      <w:r w:rsidR="00EA139D">
        <w:rPr>
          <w:i/>
        </w:rPr>
        <w:t xml:space="preserve"> </w:t>
      </w:r>
      <w:r w:rsidR="00EA139D" w:rsidRPr="00CC0B29">
        <w:rPr>
          <w:i/>
        </w:rPr>
        <w:t>)</w:t>
      </w:r>
    </w:p>
    <w:p w:rsidR="00856201" w:rsidRDefault="00856201" w:rsidP="0062613E">
      <w:pPr>
        <w:pStyle w:val="Titre2"/>
      </w:pPr>
      <w:bookmarkStart w:id="335" w:name="_Toc402791520"/>
      <w:r>
        <w:t xml:space="preserve">Envoi d’emails aux membres de la campagne </w:t>
      </w:r>
      <w:r w:rsidR="00BC6347">
        <w:t xml:space="preserve">avec </w:t>
      </w:r>
      <w:proofErr w:type="spellStart"/>
      <w:r w:rsidR="00BC6347">
        <w:t>InxMail</w:t>
      </w:r>
      <w:bookmarkEnd w:id="335"/>
      <w:proofErr w:type="spellEnd"/>
    </w:p>
    <w:p w:rsidR="00DD4E2C" w:rsidRDefault="00DD4E2C" w:rsidP="00DD4E2C">
      <w:r>
        <w:t xml:space="preserve">La création du mailing et son envoi dans </w:t>
      </w:r>
      <w:proofErr w:type="spellStart"/>
      <w:r>
        <w:t>inxmail</w:t>
      </w:r>
      <w:proofErr w:type="spellEnd"/>
      <w:r>
        <w:t xml:space="preserve"> se déroule en 4 étapes :</w:t>
      </w:r>
    </w:p>
    <w:p w:rsidR="00DD4E2C" w:rsidRDefault="00DD4E2C" w:rsidP="00A437C2">
      <w:pPr>
        <w:pStyle w:val="Paragraphedeliste"/>
        <w:numPr>
          <w:ilvl w:val="0"/>
          <w:numId w:val="27"/>
        </w:numPr>
      </w:pPr>
      <w:r>
        <w:t>Propriétés</w:t>
      </w:r>
    </w:p>
    <w:p w:rsidR="00DD4E2C" w:rsidRDefault="00DD4E2C" w:rsidP="00A437C2">
      <w:pPr>
        <w:pStyle w:val="Paragraphedeliste"/>
        <w:numPr>
          <w:ilvl w:val="0"/>
          <w:numId w:val="27"/>
        </w:numPr>
      </w:pPr>
      <w:r>
        <w:t>Rédaction</w:t>
      </w:r>
    </w:p>
    <w:p w:rsidR="00DD4E2C" w:rsidRDefault="00DD4E2C" w:rsidP="00A437C2">
      <w:pPr>
        <w:pStyle w:val="Paragraphedeliste"/>
        <w:numPr>
          <w:ilvl w:val="0"/>
          <w:numId w:val="27"/>
        </w:numPr>
      </w:pPr>
      <w:r>
        <w:t xml:space="preserve">Vérification </w:t>
      </w:r>
    </w:p>
    <w:p w:rsidR="00DD4E2C" w:rsidRPr="00DD4E2C" w:rsidRDefault="00DD4E2C" w:rsidP="00A437C2">
      <w:pPr>
        <w:pStyle w:val="Paragraphedeliste"/>
        <w:numPr>
          <w:ilvl w:val="0"/>
          <w:numId w:val="27"/>
        </w:numPr>
      </w:pPr>
      <w:r>
        <w:t>Envoi</w:t>
      </w:r>
    </w:p>
    <w:p w:rsidR="00BC6347" w:rsidRDefault="00BC6347" w:rsidP="00856201">
      <w:r>
        <w:t>Pour envoyer</w:t>
      </w:r>
      <w:r w:rsidR="00856201">
        <w:t xml:space="preserve"> des emails à l’ense</w:t>
      </w:r>
      <w:r>
        <w:t>mble des membres de la campagne, il faudra :</w:t>
      </w:r>
    </w:p>
    <w:p w:rsidR="00BC6347" w:rsidRDefault="00BC6347" w:rsidP="00A437C2">
      <w:pPr>
        <w:pStyle w:val="Paragraphedeliste"/>
        <w:numPr>
          <w:ilvl w:val="0"/>
          <w:numId w:val="30"/>
        </w:numPr>
      </w:pPr>
      <w:r>
        <w:t xml:space="preserve"> Connecter </w:t>
      </w:r>
      <w:proofErr w:type="spellStart"/>
      <w:r>
        <w:t>InxMail</w:t>
      </w:r>
      <w:proofErr w:type="spellEnd"/>
      <w:r>
        <w:t xml:space="preserve"> à </w:t>
      </w:r>
      <w:proofErr w:type="spellStart"/>
      <w:r>
        <w:t>Salesforce</w:t>
      </w:r>
      <w:proofErr w:type="spellEnd"/>
      <w:r>
        <w:t xml:space="preserve"> en cochant la case « Connecter à </w:t>
      </w:r>
      <w:proofErr w:type="spellStart"/>
      <w:r>
        <w:t>Inxmail</w:t>
      </w:r>
      <w:proofErr w:type="spellEnd"/>
      <w:r>
        <w:t xml:space="preserve"> professionnel »</w:t>
      </w:r>
    </w:p>
    <w:p w:rsidR="00BC6347" w:rsidRDefault="00BC6347" w:rsidP="00DD4E2C">
      <w:pPr>
        <w:pStyle w:val="Paragraphedeliste"/>
      </w:pPr>
    </w:p>
    <w:p w:rsidR="00BC6347" w:rsidRDefault="00BC6347" w:rsidP="00BC6347">
      <w:pPr>
        <w:pStyle w:val="Paragraphedeliste"/>
      </w:pPr>
      <w:r>
        <w:rPr>
          <w:noProof/>
          <w:lang w:eastAsia="fr-FR"/>
        </w:rPr>
        <w:drawing>
          <wp:inline distT="0" distB="0" distL="0" distR="0">
            <wp:extent cx="4610100" cy="1314450"/>
            <wp:effectExtent l="0" t="0" r="0" b="0"/>
            <wp:docPr id="10333" name="Image 1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10100" cy="1314450"/>
                    </a:xfrm>
                    <a:prstGeom prst="rect">
                      <a:avLst/>
                    </a:prstGeom>
                    <a:noFill/>
                    <a:ln>
                      <a:noFill/>
                    </a:ln>
                  </pic:spPr>
                </pic:pic>
              </a:graphicData>
            </a:graphic>
          </wp:inline>
        </w:drawing>
      </w:r>
    </w:p>
    <w:p w:rsidR="00DD4E2C" w:rsidRDefault="00DD4E2C" w:rsidP="00BC6347">
      <w:pPr>
        <w:pStyle w:val="Paragraphedeliste"/>
      </w:pPr>
    </w:p>
    <w:p w:rsidR="00856201" w:rsidRDefault="00BC6347" w:rsidP="00A437C2">
      <w:pPr>
        <w:pStyle w:val="Paragraphedeliste"/>
        <w:numPr>
          <w:ilvl w:val="0"/>
          <w:numId w:val="30"/>
        </w:numPr>
      </w:pPr>
      <w:r>
        <w:t>Cliquer sur le bouton « Editer le mailing » présent dans la fiche de détails de la campagne.</w:t>
      </w:r>
    </w:p>
    <w:p w:rsidR="00BC6347" w:rsidRDefault="00BC6347" w:rsidP="00856201">
      <w:r>
        <w:rPr>
          <w:noProof/>
          <w:lang w:eastAsia="fr-FR"/>
        </w:rPr>
        <w:drawing>
          <wp:inline distT="0" distB="0" distL="0" distR="0">
            <wp:extent cx="5943600" cy="822960"/>
            <wp:effectExtent l="0" t="0" r="0" b="0"/>
            <wp:docPr id="10332" name="Image 1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DD4E2C" w:rsidRDefault="00DD4E2C" w:rsidP="00A437C2">
      <w:pPr>
        <w:pStyle w:val="Paragraphedeliste"/>
        <w:numPr>
          <w:ilvl w:val="0"/>
          <w:numId w:val="30"/>
        </w:numPr>
      </w:pPr>
      <w:r>
        <w:t>Première étape « Propriétés », renseigner le Nom du mailing et sélectionner le format du contenu.</w:t>
      </w:r>
    </w:p>
    <w:p w:rsidR="00DD4E2C" w:rsidRDefault="00DD4E2C" w:rsidP="00A437C2">
      <w:pPr>
        <w:pStyle w:val="Paragraphedeliste"/>
        <w:numPr>
          <w:ilvl w:val="0"/>
          <w:numId w:val="30"/>
        </w:numPr>
      </w:pPr>
      <w:r>
        <w:rPr>
          <w:noProof/>
          <w:lang w:eastAsia="fr-FR"/>
        </w:rPr>
        <w:lastRenderedPageBreak/>
        <w:drawing>
          <wp:anchor distT="0" distB="0" distL="114300" distR="114300" simplePos="0" relativeHeight="251831808" behindDoc="1" locked="0" layoutInCell="1" allowOverlap="1">
            <wp:simplePos x="0" y="0"/>
            <wp:positionH relativeFrom="margin">
              <wp:align>left</wp:align>
            </wp:positionH>
            <wp:positionV relativeFrom="paragraph">
              <wp:posOffset>0</wp:posOffset>
            </wp:positionV>
            <wp:extent cx="5934075" cy="2762250"/>
            <wp:effectExtent l="0" t="0" r="9525" b="0"/>
            <wp:wrapTight wrapText="bothSides">
              <wp:wrapPolygon edited="0">
                <wp:start x="0" y="0"/>
                <wp:lineTo x="0" y="21451"/>
                <wp:lineTo x="21565" y="21451"/>
                <wp:lineTo x="21565" y="0"/>
                <wp:lineTo x="0" y="0"/>
              </wp:wrapPolygon>
            </wp:wrapTight>
            <wp:docPr id="10334" name="Image 1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D979ED">
        <w:t>L’é</w:t>
      </w:r>
      <w:r>
        <w:t xml:space="preserve">tape </w:t>
      </w:r>
      <w:r w:rsidR="00D979ED" w:rsidRPr="00D979ED">
        <w:rPr>
          <w:b/>
        </w:rPr>
        <w:t>« </w:t>
      </w:r>
      <w:r w:rsidRPr="00D979ED">
        <w:rPr>
          <w:b/>
        </w:rPr>
        <w:t>Rédaction</w:t>
      </w:r>
      <w:r w:rsidR="00D979ED" w:rsidRPr="00D979ED">
        <w:rPr>
          <w:b/>
        </w:rPr>
        <w:t> »</w:t>
      </w:r>
      <w:r w:rsidR="00D979ED">
        <w:t xml:space="preserve"> </w:t>
      </w:r>
      <w:r>
        <w:t>permet de rédiger le mailing, ajouter des liens pour suivre les réactions des destinataires</w:t>
      </w:r>
    </w:p>
    <w:p w:rsidR="00DD4E2C" w:rsidRDefault="00D979ED" w:rsidP="00A437C2">
      <w:pPr>
        <w:pStyle w:val="Paragraphedeliste"/>
        <w:numPr>
          <w:ilvl w:val="0"/>
          <w:numId w:val="30"/>
        </w:numPr>
      </w:pPr>
      <w:r>
        <w:t>L’é</w:t>
      </w:r>
      <w:r w:rsidR="00DD4E2C">
        <w:t xml:space="preserve">tape de </w:t>
      </w:r>
      <w:r w:rsidRPr="00D979ED">
        <w:rPr>
          <w:b/>
        </w:rPr>
        <w:t>« </w:t>
      </w:r>
      <w:r w:rsidR="00DD4E2C" w:rsidRPr="00D979ED">
        <w:rPr>
          <w:b/>
        </w:rPr>
        <w:t>vérification</w:t>
      </w:r>
      <w:r w:rsidRPr="00D979ED">
        <w:rPr>
          <w:b/>
        </w:rPr>
        <w:t> »</w:t>
      </w:r>
      <w:r w:rsidR="00DD4E2C">
        <w:t xml:space="preserve"> permet de vérifier et contrôler et lancer un envoi test avant l’envoi définitif</w:t>
      </w:r>
    </w:p>
    <w:p w:rsidR="00DD4E2C" w:rsidRDefault="00504BB6" w:rsidP="00A437C2">
      <w:pPr>
        <w:pStyle w:val="Paragraphedeliste"/>
        <w:numPr>
          <w:ilvl w:val="0"/>
          <w:numId w:val="30"/>
        </w:numPr>
      </w:pPr>
      <w:r>
        <w:rPr>
          <w:noProof/>
          <w:lang w:eastAsia="fr-FR"/>
        </w:rPr>
        <w:drawing>
          <wp:anchor distT="0" distB="0" distL="114300" distR="114300" simplePos="0" relativeHeight="251832832" behindDoc="1" locked="0" layoutInCell="1" allowOverlap="1" wp14:anchorId="6B2128B1" wp14:editId="7222FE9E">
            <wp:simplePos x="0" y="0"/>
            <wp:positionH relativeFrom="column">
              <wp:posOffset>156210</wp:posOffset>
            </wp:positionH>
            <wp:positionV relativeFrom="paragraph">
              <wp:posOffset>511810</wp:posOffset>
            </wp:positionV>
            <wp:extent cx="5934075" cy="3419475"/>
            <wp:effectExtent l="0" t="0" r="9525" b="9525"/>
            <wp:wrapTight wrapText="bothSides">
              <wp:wrapPolygon edited="0">
                <wp:start x="0" y="0"/>
                <wp:lineTo x="0" y="21540"/>
                <wp:lineTo x="21565" y="21540"/>
                <wp:lineTo x="21565"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anchor>
        </w:drawing>
      </w:r>
      <w:r w:rsidR="00D979ED">
        <w:t xml:space="preserve">l’étape </w:t>
      </w:r>
      <w:r w:rsidR="00D979ED" w:rsidRPr="00D979ED">
        <w:rPr>
          <w:b/>
        </w:rPr>
        <w:t>« d’</w:t>
      </w:r>
      <w:r w:rsidR="00DD4E2C" w:rsidRPr="00D979ED">
        <w:rPr>
          <w:b/>
        </w:rPr>
        <w:t>envoi</w:t>
      </w:r>
      <w:r w:rsidR="00D979ED" w:rsidRPr="00D979ED">
        <w:rPr>
          <w:b/>
        </w:rPr>
        <w:t> »</w:t>
      </w:r>
      <w:r w:rsidR="00DD4E2C" w:rsidRPr="00D979ED">
        <w:rPr>
          <w:b/>
        </w:rPr>
        <w:t xml:space="preserve"> </w:t>
      </w:r>
      <w:r w:rsidR="00DD4E2C">
        <w:t>permet d’envoyer le mailing immédiatement ou planifier l’envoie à l’aide du bouton « Planifier l’envoie »</w:t>
      </w:r>
    </w:p>
    <w:p w:rsidR="00504BB6" w:rsidRDefault="00504BB6" w:rsidP="00A437C2">
      <w:pPr>
        <w:pStyle w:val="Paragraphedeliste"/>
        <w:numPr>
          <w:ilvl w:val="0"/>
          <w:numId w:val="30"/>
        </w:numPr>
      </w:pPr>
      <w:r>
        <w:t>Cliquer sur « démarrer l’envoi » pour envoyer le mailing.</w:t>
      </w:r>
    </w:p>
    <w:p w:rsidR="00DD4E2C" w:rsidRDefault="00DD4E2C" w:rsidP="00DD4E2C"/>
    <w:p w:rsidR="0062613E" w:rsidRDefault="0062613E" w:rsidP="0062613E">
      <w:pPr>
        <w:pStyle w:val="Titre2"/>
      </w:pPr>
      <w:bookmarkStart w:id="336" w:name="_Toc402791521"/>
      <w:r>
        <w:lastRenderedPageBreak/>
        <w:t>ROI de la campagne</w:t>
      </w:r>
      <w:bookmarkEnd w:id="336"/>
      <w:r>
        <w:t xml:space="preserve"> </w:t>
      </w:r>
    </w:p>
    <w:p w:rsidR="0062613E" w:rsidRDefault="0062613E" w:rsidP="0062613E">
      <w:pPr>
        <w:pStyle w:val="Titre2"/>
        <w:numPr>
          <w:ilvl w:val="0"/>
          <w:numId w:val="0"/>
        </w:numPr>
      </w:pPr>
    </w:p>
    <w:p w:rsidR="0062613E" w:rsidRDefault="0062613E" w:rsidP="0062613E">
      <w:r>
        <w:t>Des opportunités seront créées à partir des campagnes marketing sur les contacts présents dans la cible.</w:t>
      </w:r>
    </w:p>
    <w:p w:rsidR="0062613E" w:rsidRDefault="0062613E" w:rsidP="0062613E">
      <w:r>
        <w:t xml:space="preserve">Cela permettra de réaliser le suivi de performance de la campagne ainsi que son ROI (retour sur investissement) </w:t>
      </w:r>
    </w:p>
    <w:p w:rsidR="0062613E" w:rsidRDefault="0062613E" w:rsidP="0062613E"/>
    <w:p w:rsidR="0062613E" w:rsidRDefault="0062613E" w:rsidP="0062613E">
      <w:r>
        <w:t xml:space="preserve">Le ROI est </w:t>
      </w:r>
      <w:r w:rsidR="00821A9E">
        <w:t>calculé</w:t>
      </w:r>
      <w:r>
        <w:t xml:space="preserve"> via un rapport disponible dans la page d’accueil des campagnes.</w:t>
      </w:r>
    </w:p>
    <w:p w:rsidR="0062613E" w:rsidRDefault="00504BB6" w:rsidP="0062613E">
      <w:r>
        <w:rPr>
          <w:noProof/>
          <w:lang w:eastAsia="fr-FR"/>
        </w:rPr>
        <w:drawing>
          <wp:anchor distT="0" distB="0" distL="114300" distR="114300" simplePos="0" relativeHeight="251833856" behindDoc="1" locked="0" layoutInCell="1" allowOverlap="1" wp14:anchorId="24DB4283" wp14:editId="0A936F23">
            <wp:simplePos x="0" y="0"/>
            <wp:positionH relativeFrom="page">
              <wp:align>center</wp:align>
            </wp:positionH>
            <wp:positionV relativeFrom="paragraph">
              <wp:posOffset>339725</wp:posOffset>
            </wp:positionV>
            <wp:extent cx="7304088" cy="1265275"/>
            <wp:effectExtent l="0" t="0" r="0" b="0"/>
            <wp:wrapTight wrapText="bothSides">
              <wp:wrapPolygon edited="0">
                <wp:start x="0" y="0"/>
                <wp:lineTo x="0" y="21145"/>
                <wp:lineTo x="21521" y="21145"/>
                <wp:lineTo x="2152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extLst>
                        <a:ext uri="{28A0092B-C50C-407E-A947-70E740481C1C}">
                          <a14:useLocalDpi xmlns:a14="http://schemas.microsoft.com/office/drawing/2010/main" val="0"/>
                        </a:ext>
                      </a:extLst>
                    </a:blip>
                    <a:srcRect r="49539"/>
                    <a:stretch/>
                  </pic:blipFill>
                  <pic:spPr bwMode="auto">
                    <a:xfrm>
                      <a:off x="0" y="0"/>
                      <a:ext cx="7304088" cy="1265275"/>
                    </a:xfrm>
                    <a:prstGeom prst="rect">
                      <a:avLst/>
                    </a:prstGeom>
                    <a:ln>
                      <a:noFill/>
                    </a:ln>
                    <a:extLst>
                      <a:ext uri="{53640926-AAD7-44D8-BBD7-CCE9431645EC}">
                        <a14:shadowObscured xmlns:a14="http://schemas.microsoft.com/office/drawing/2010/main"/>
                      </a:ext>
                    </a:extLst>
                  </pic:spPr>
                </pic:pic>
              </a:graphicData>
            </a:graphic>
          </wp:anchor>
        </w:drawing>
      </w:r>
      <w:r w:rsidR="0062613E">
        <w:t>Il est sous la forme suivante (rapport coupé en deux pour plus de lisibilité) :</w:t>
      </w:r>
    </w:p>
    <w:p w:rsidR="0062613E" w:rsidRDefault="0062613E" w:rsidP="0062613E">
      <w:pPr>
        <w:ind w:left="-1276"/>
      </w:pPr>
    </w:p>
    <w:p w:rsidR="0062613E" w:rsidRDefault="0062613E" w:rsidP="0062613E">
      <w:pPr>
        <w:ind w:left="-1276"/>
      </w:pPr>
    </w:p>
    <w:p w:rsidR="0062613E" w:rsidRDefault="0062613E" w:rsidP="0062613E">
      <w:pPr>
        <w:ind w:left="-1276"/>
      </w:pPr>
    </w:p>
    <w:p w:rsidR="0062613E" w:rsidRDefault="0062613E" w:rsidP="0062613E">
      <w:r>
        <w:rPr>
          <w:noProof/>
          <w:lang w:eastAsia="fr-FR"/>
        </w:rPr>
        <w:drawing>
          <wp:inline distT="0" distB="0" distL="0" distR="0" wp14:anchorId="4E37C97D" wp14:editId="4D399959">
            <wp:extent cx="6272042" cy="1105786"/>
            <wp:effectExtent l="0" t="0" r="0" b="0"/>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50435"/>
                    <a:stretch/>
                  </pic:blipFill>
                  <pic:spPr bwMode="auto">
                    <a:xfrm>
                      <a:off x="0" y="0"/>
                      <a:ext cx="6356262" cy="1120634"/>
                    </a:xfrm>
                    <a:prstGeom prst="rect">
                      <a:avLst/>
                    </a:prstGeom>
                    <a:ln>
                      <a:noFill/>
                    </a:ln>
                    <a:extLst>
                      <a:ext uri="{53640926-AAD7-44D8-BBD7-CCE9431645EC}">
                        <a14:shadowObscured xmlns:a14="http://schemas.microsoft.com/office/drawing/2010/main"/>
                      </a:ext>
                    </a:extLst>
                  </pic:spPr>
                </pic:pic>
              </a:graphicData>
            </a:graphic>
          </wp:inline>
        </w:drawing>
      </w:r>
    </w:p>
    <w:p w:rsidR="0062613E" w:rsidRDefault="0062613E" w:rsidP="0062613E"/>
    <w:p w:rsidR="0062613E" w:rsidRDefault="0062613E" w:rsidP="00A437C2">
      <w:pPr>
        <w:pStyle w:val="Paragraphedeliste"/>
        <w:numPr>
          <w:ilvl w:val="0"/>
          <w:numId w:val="26"/>
        </w:numPr>
        <w:spacing w:after="120" w:line="240" w:lineRule="auto"/>
        <w:jc w:val="both"/>
      </w:pPr>
      <w:r>
        <w:t xml:space="preserve">Nom de la campagne : liste des campagnes marketing (selon la requête d’affichage) </w:t>
      </w:r>
    </w:p>
    <w:p w:rsidR="0062613E" w:rsidRDefault="0062613E" w:rsidP="00A437C2">
      <w:pPr>
        <w:pStyle w:val="Paragraphedeliste"/>
        <w:numPr>
          <w:ilvl w:val="0"/>
          <w:numId w:val="26"/>
        </w:numPr>
        <w:spacing w:after="120" w:line="240" w:lineRule="auto"/>
        <w:jc w:val="both"/>
      </w:pPr>
      <w:r>
        <w:t xml:space="preserve">Type de campagne : affiche le type (évènement, réunion, conférence, petit déjeuner) </w:t>
      </w:r>
    </w:p>
    <w:p w:rsidR="0062613E" w:rsidRDefault="0062613E" w:rsidP="00A437C2">
      <w:pPr>
        <w:pStyle w:val="Paragraphedeliste"/>
        <w:numPr>
          <w:ilvl w:val="0"/>
          <w:numId w:val="26"/>
        </w:numPr>
        <w:spacing w:after="120" w:line="240" w:lineRule="auto"/>
        <w:jc w:val="both"/>
      </w:pPr>
      <w:r>
        <w:t xml:space="preserve">Statut de la campagne : en cours, planifiée, terminée ou abandonnée) </w:t>
      </w:r>
    </w:p>
    <w:p w:rsidR="0062613E" w:rsidRDefault="0062613E" w:rsidP="00A437C2">
      <w:pPr>
        <w:pStyle w:val="Paragraphedeliste"/>
        <w:numPr>
          <w:ilvl w:val="0"/>
          <w:numId w:val="26"/>
        </w:numPr>
        <w:spacing w:after="120" w:line="240" w:lineRule="auto"/>
        <w:jc w:val="both"/>
      </w:pPr>
      <w:r>
        <w:t>Date de début</w:t>
      </w:r>
    </w:p>
    <w:p w:rsidR="0062613E" w:rsidRDefault="0062613E" w:rsidP="00A437C2">
      <w:pPr>
        <w:pStyle w:val="Paragraphedeliste"/>
        <w:numPr>
          <w:ilvl w:val="0"/>
          <w:numId w:val="26"/>
        </w:numPr>
        <w:spacing w:after="120" w:line="240" w:lineRule="auto"/>
        <w:jc w:val="both"/>
      </w:pPr>
      <w:r>
        <w:t xml:space="preserve">Nombre envoyé : saisie manuelle </w:t>
      </w:r>
    </w:p>
    <w:p w:rsidR="0062613E" w:rsidRDefault="0062613E" w:rsidP="00A437C2">
      <w:pPr>
        <w:pStyle w:val="Paragraphedeliste"/>
        <w:numPr>
          <w:ilvl w:val="0"/>
          <w:numId w:val="26"/>
        </w:numPr>
        <w:spacing w:after="120" w:line="240" w:lineRule="auto"/>
        <w:jc w:val="both"/>
      </w:pPr>
      <w:r>
        <w:t>Nombre totale de réponse : ensemble des invités ayant le statut « répondu »</w:t>
      </w:r>
    </w:p>
    <w:p w:rsidR="0062613E" w:rsidRDefault="0062613E" w:rsidP="00A437C2">
      <w:pPr>
        <w:pStyle w:val="Paragraphedeliste"/>
        <w:numPr>
          <w:ilvl w:val="0"/>
          <w:numId w:val="26"/>
        </w:numPr>
        <w:spacing w:after="120" w:line="240" w:lineRule="auto"/>
        <w:jc w:val="both"/>
      </w:pPr>
      <w:r>
        <w:t>Le nombre des opportunités totales </w:t>
      </w:r>
      <w:r w:rsidR="00856201">
        <w:t>: nombre</w:t>
      </w:r>
      <w:r>
        <w:t xml:space="preserve"> d’opportunités liées à la campagne </w:t>
      </w:r>
    </w:p>
    <w:p w:rsidR="0062613E" w:rsidRDefault="0062613E" w:rsidP="00A437C2">
      <w:pPr>
        <w:pStyle w:val="Paragraphedeliste"/>
        <w:numPr>
          <w:ilvl w:val="0"/>
          <w:numId w:val="26"/>
        </w:numPr>
        <w:spacing w:after="120" w:line="240" w:lineRule="auto"/>
        <w:jc w:val="both"/>
      </w:pPr>
      <w:r>
        <w:t xml:space="preserve">Le nombre des opportunités gagnées : nombre d’opportunités ayant « gagnée » comme statut </w:t>
      </w:r>
    </w:p>
    <w:p w:rsidR="0062613E" w:rsidRDefault="00856201" w:rsidP="00A437C2">
      <w:pPr>
        <w:pStyle w:val="Paragraphedeliste"/>
        <w:numPr>
          <w:ilvl w:val="0"/>
          <w:numId w:val="26"/>
        </w:numPr>
        <w:spacing w:after="120" w:line="240" w:lineRule="auto"/>
        <w:jc w:val="both"/>
      </w:pPr>
      <w:r>
        <w:t>Valeur</w:t>
      </w:r>
      <w:r w:rsidR="0062613E">
        <w:t xml:space="preserve"> t</w:t>
      </w:r>
      <w:r>
        <w:t>otale des opportunités gagnées </w:t>
      </w:r>
    </w:p>
    <w:p w:rsidR="0062613E" w:rsidRDefault="0062613E" w:rsidP="00A437C2">
      <w:pPr>
        <w:pStyle w:val="Paragraphedeliste"/>
        <w:numPr>
          <w:ilvl w:val="0"/>
          <w:numId w:val="26"/>
        </w:numPr>
        <w:spacing w:after="120" w:line="240" w:lineRule="auto"/>
        <w:jc w:val="both"/>
      </w:pPr>
      <w:r>
        <w:t>Coût réel </w:t>
      </w:r>
    </w:p>
    <w:p w:rsidR="0062613E" w:rsidRDefault="0062613E" w:rsidP="00A437C2">
      <w:pPr>
        <w:pStyle w:val="Paragraphedeliste"/>
        <w:numPr>
          <w:ilvl w:val="0"/>
          <w:numId w:val="26"/>
        </w:numPr>
        <w:spacing w:after="120" w:line="240" w:lineRule="auto"/>
        <w:jc w:val="both"/>
      </w:pPr>
      <w:r>
        <w:t xml:space="preserve">Retour sur investissement : (total des opportunités gagnées – le coût réel) / coût réel </w:t>
      </w:r>
    </w:p>
    <w:p w:rsidR="0062613E" w:rsidRDefault="0062613E" w:rsidP="00A437C2">
      <w:pPr>
        <w:pStyle w:val="Paragraphedeliste"/>
        <w:numPr>
          <w:ilvl w:val="0"/>
          <w:numId w:val="26"/>
        </w:numPr>
        <w:spacing w:after="120" w:line="240" w:lineRule="auto"/>
        <w:jc w:val="both"/>
      </w:pPr>
      <w:r>
        <w:t xml:space="preserve">Coût moyen par client : coût réel / nombre de client avec une opportunité gagnée </w:t>
      </w:r>
    </w:p>
    <w:p w:rsidR="0062613E" w:rsidRDefault="0062613E" w:rsidP="00A437C2">
      <w:pPr>
        <w:pStyle w:val="Paragraphedeliste"/>
        <w:numPr>
          <w:ilvl w:val="0"/>
          <w:numId w:val="26"/>
        </w:numPr>
        <w:spacing w:after="120" w:line="240" w:lineRule="auto"/>
        <w:jc w:val="both"/>
      </w:pPr>
      <w:r>
        <w:lastRenderedPageBreak/>
        <w:t xml:space="preserve">Coût moyen par réponse : coût réel / nombre total de réponses </w:t>
      </w:r>
    </w:p>
    <w:sectPr w:rsidR="0062613E" w:rsidSect="005263B2">
      <w:headerReference w:type="default" r:id="rId103"/>
      <w:footerReference w:type="default" r:id="rId104"/>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0519" w:rsidRDefault="00580519" w:rsidP="00C602BC">
      <w:pPr>
        <w:spacing w:after="0" w:line="240" w:lineRule="auto"/>
      </w:pPr>
      <w:r>
        <w:separator/>
      </w:r>
    </w:p>
  </w:endnote>
  <w:endnote w:type="continuationSeparator" w:id="0">
    <w:p w:rsidR="00580519" w:rsidRDefault="00580519" w:rsidP="00C60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EE7924" w:rsidTr="00705B8F">
      <w:trPr>
        <w:trHeight w:val="737"/>
      </w:trPr>
      <w:tc>
        <w:tcPr>
          <w:tcW w:w="3070" w:type="dxa"/>
        </w:tcPr>
        <w:p w:rsidR="00EE7924" w:rsidRDefault="00EE7924">
          <w:pPr>
            <w:pStyle w:val="Pieddepage"/>
          </w:pPr>
          <w:fldSimple w:instr=" STYLEREF  &quot;Titre 1;Titre_chapitre&quot;  \* MERGEFORMAT ">
            <w:r w:rsidR="006423A8">
              <w:rPr>
                <w:noProof/>
              </w:rPr>
              <w:t>Comptes</w:t>
            </w:r>
          </w:fldSimple>
        </w:p>
      </w:tc>
      <w:tc>
        <w:tcPr>
          <w:tcW w:w="3071" w:type="dxa"/>
        </w:tcPr>
        <w:p w:rsidR="00EE7924" w:rsidRDefault="00EE7924" w:rsidP="0086493A">
          <w:pPr>
            <w:pStyle w:val="Pieddepage"/>
            <w:jc w:val="center"/>
          </w:pPr>
          <w:r>
            <w:fldChar w:fldCharType="begin"/>
          </w:r>
          <w:r>
            <w:instrText>PAGE   \* MERGEFORMAT</w:instrText>
          </w:r>
          <w:r>
            <w:fldChar w:fldCharType="separate"/>
          </w:r>
          <w:r w:rsidR="006423A8">
            <w:rPr>
              <w:noProof/>
            </w:rPr>
            <w:t>11</w:t>
          </w:r>
          <w:r>
            <w:fldChar w:fldCharType="end"/>
          </w:r>
        </w:p>
      </w:tc>
      <w:tc>
        <w:tcPr>
          <w:tcW w:w="3071" w:type="dxa"/>
        </w:tcPr>
        <w:p w:rsidR="00EE7924" w:rsidRDefault="00EE7924" w:rsidP="00705B8F">
          <w:pPr>
            <w:pStyle w:val="Pieddepage"/>
            <w:jc w:val="right"/>
          </w:pPr>
          <w:r>
            <w:t xml:space="preserve">   </w:t>
          </w:r>
          <w:r w:rsidRPr="005267C1">
            <w:rPr>
              <w:noProof/>
              <w:lang w:eastAsia="fr-FR"/>
            </w:rPr>
            <w:drawing>
              <wp:inline distT="0" distB="0" distL="0" distR="0" wp14:anchorId="29B4FC10" wp14:editId="1F36BF4A">
                <wp:extent cx="752475" cy="476250"/>
                <wp:effectExtent l="0" t="0" r="9525" b="0"/>
                <wp:docPr id="13" name="Image 13" descr="C:\Users\hmt\Desktop\EM Lyon\EMLYON_Business_Scho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mt\Desktop\EM Lyon\EMLYON_Business_School.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475" cy="476250"/>
                        </a:xfrm>
                        <a:prstGeom prst="rect">
                          <a:avLst/>
                        </a:prstGeom>
                        <a:noFill/>
                        <a:ln>
                          <a:noFill/>
                        </a:ln>
                      </pic:spPr>
                    </pic:pic>
                  </a:graphicData>
                </a:graphic>
              </wp:inline>
            </w:drawing>
          </w:r>
        </w:p>
      </w:tc>
    </w:tr>
  </w:tbl>
  <w:p w:rsidR="00EE7924" w:rsidRDefault="00EE792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0519" w:rsidRDefault="00580519" w:rsidP="00C602BC">
      <w:pPr>
        <w:spacing w:after="0" w:line="240" w:lineRule="auto"/>
      </w:pPr>
      <w:r>
        <w:separator/>
      </w:r>
    </w:p>
  </w:footnote>
  <w:footnote w:type="continuationSeparator" w:id="0">
    <w:p w:rsidR="00580519" w:rsidRDefault="00580519" w:rsidP="00C602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Look w:val="04A0" w:firstRow="1" w:lastRow="0" w:firstColumn="1" w:lastColumn="0" w:noHBand="0" w:noVBand="1"/>
    </w:tblPr>
    <w:tblGrid>
      <w:gridCol w:w="3070"/>
      <w:gridCol w:w="3071"/>
      <w:gridCol w:w="3071"/>
    </w:tblGrid>
    <w:tr w:rsidR="00EE7924" w:rsidTr="00743BA9">
      <w:trPr>
        <w:trHeight w:val="737"/>
      </w:trPr>
      <w:tc>
        <w:tcPr>
          <w:tcW w:w="3070" w:type="dxa"/>
          <w:vAlign w:val="center"/>
        </w:tcPr>
        <w:p w:rsidR="00EE7924" w:rsidRDefault="00EE7924" w:rsidP="00743BA9">
          <w:pPr>
            <w:pStyle w:val="En-tte"/>
            <w:jc w:val="center"/>
          </w:pPr>
          <w:r w:rsidRPr="005267C1">
            <w:rPr>
              <w:noProof/>
              <w:lang w:eastAsia="fr-FR"/>
            </w:rPr>
            <w:drawing>
              <wp:inline distT="0" distB="0" distL="0" distR="0" wp14:anchorId="7603BEC9" wp14:editId="08BB120B">
                <wp:extent cx="752475" cy="476250"/>
                <wp:effectExtent l="0" t="0" r="9525" b="0"/>
                <wp:docPr id="7" name="Image 7" descr="C:\Users\hmt\Desktop\EM Lyon\EMLYON_Business_Scho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mt\Desktop\EM Lyon\EMLYON_Business_School.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475" cy="476250"/>
                        </a:xfrm>
                        <a:prstGeom prst="rect">
                          <a:avLst/>
                        </a:prstGeom>
                        <a:noFill/>
                        <a:ln>
                          <a:noFill/>
                        </a:ln>
                      </pic:spPr>
                    </pic:pic>
                  </a:graphicData>
                </a:graphic>
              </wp:inline>
            </w:drawing>
          </w:r>
        </w:p>
      </w:tc>
      <w:tc>
        <w:tcPr>
          <w:tcW w:w="3071" w:type="dxa"/>
        </w:tcPr>
        <w:p w:rsidR="00EE7924" w:rsidRDefault="00EE7924" w:rsidP="00B84594">
          <w:pPr>
            <w:pStyle w:val="TitreEntete"/>
          </w:pPr>
          <w:r>
            <w:t>Manuel utilisateur</w:t>
          </w:r>
        </w:p>
        <w:p w:rsidR="00EE7924" w:rsidRPr="00B84594" w:rsidRDefault="00EE7924" w:rsidP="00B723AE">
          <w:pPr>
            <w:pStyle w:val="TitreEntete"/>
          </w:pPr>
          <w:r>
            <w:t>CRM ARPEGE EMLYON</w:t>
          </w:r>
          <w:r>
            <w:br/>
            <w:t>Septembre 2014 - Version 1.0</w:t>
          </w:r>
        </w:p>
      </w:tc>
      <w:tc>
        <w:tcPr>
          <w:tcW w:w="3071" w:type="dxa"/>
          <w:vAlign w:val="center"/>
        </w:tcPr>
        <w:p w:rsidR="00EE7924" w:rsidRDefault="00EE7924" w:rsidP="00743BA9">
          <w:pPr>
            <w:pStyle w:val="En-tte"/>
            <w:jc w:val="center"/>
          </w:pPr>
          <w:r>
            <w:rPr>
              <w:noProof/>
              <w:lang w:eastAsia="fr-FR"/>
            </w:rPr>
            <w:drawing>
              <wp:inline distT="0" distB="0" distL="0" distR="0" wp14:anchorId="0BAFEE91" wp14:editId="775FD77C">
                <wp:extent cx="667554" cy="444582"/>
                <wp:effectExtent l="0" t="0" r="0" b="0"/>
                <wp:docPr id="265" name="Image 265" descr="http://www.clubmazag.com/wp-content/uploads/2013/05/Logo-Kerensen-Consul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lubmazag.com/wp-content/uploads/2013/05/Logo-Kerensen-Consulting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190" cy="494289"/>
                        </a:xfrm>
                        <a:prstGeom prst="rect">
                          <a:avLst/>
                        </a:prstGeom>
                        <a:noFill/>
                        <a:ln>
                          <a:noFill/>
                        </a:ln>
                      </pic:spPr>
                    </pic:pic>
                  </a:graphicData>
                </a:graphic>
              </wp:inline>
            </w:drawing>
          </w:r>
        </w:p>
      </w:tc>
    </w:tr>
  </w:tbl>
  <w:p w:rsidR="00EE7924" w:rsidRDefault="00EE792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alt="http://www.ac-reims.fr/editice/images/stories/EPS/new_structure_site/medias/photos/communication_IA-IPR/important.jpg" style="width:337.5pt;height:225.75pt;visibility:visible;mso-wrap-style:square" o:bullet="t">
        <v:imagedata r:id="rId1" o:title="important"/>
      </v:shape>
    </w:pict>
  </w:numPicBullet>
  <w:abstractNum w:abstractNumId="0">
    <w:nsid w:val="00091A00"/>
    <w:multiLevelType w:val="multilevel"/>
    <w:tmpl w:val="6E92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85F15"/>
    <w:multiLevelType w:val="hybridMultilevel"/>
    <w:tmpl w:val="0652DC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DC60BF"/>
    <w:multiLevelType w:val="hybridMultilevel"/>
    <w:tmpl w:val="AE7A3194"/>
    <w:lvl w:ilvl="0" w:tplc="EB8A9FA4">
      <w:start w:val="1"/>
      <w:numFmt w:val="bullet"/>
      <w:lvlText w:val=""/>
      <w:lvlJc w:val="left"/>
      <w:pPr>
        <w:ind w:left="1440" w:hanging="360"/>
      </w:pPr>
      <w:rPr>
        <w:rFonts w:ascii="Symbol" w:hAnsi="Symbol" w:hint="default"/>
        <w:color w:val="C0000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0A451869"/>
    <w:multiLevelType w:val="hybridMultilevel"/>
    <w:tmpl w:val="E5BC227E"/>
    <w:lvl w:ilvl="0" w:tplc="90161F52">
      <w:start w:val="1"/>
      <w:numFmt w:val="decimal"/>
      <w:lvlText w:val="%1."/>
      <w:lvlJc w:val="left"/>
      <w:pPr>
        <w:ind w:left="720" w:hanging="360"/>
      </w:pPr>
      <w:rPr>
        <w:rFonts w:hint="default"/>
      </w:rPr>
    </w:lvl>
    <w:lvl w:ilvl="1" w:tplc="040C0005">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B641B2A"/>
    <w:multiLevelType w:val="hybridMultilevel"/>
    <w:tmpl w:val="8CE822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0BC2528B"/>
    <w:multiLevelType w:val="hybridMultilevel"/>
    <w:tmpl w:val="2EEEB4A0"/>
    <w:lvl w:ilvl="0" w:tplc="F5FC538A">
      <w:start w:val="1"/>
      <w:numFmt w:val="upperLetter"/>
      <w:lvlText w:val="%1."/>
      <w:lvlJc w:val="left"/>
      <w:pPr>
        <w:ind w:left="1080" w:hanging="360"/>
      </w:pPr>
      <w:rPr>
        <w:rFonts w:asciiTheme="minorHAnsi" w:eastAsiaTheme="minorHAnsi" w:hAnsiTheme="minorHAnsi" w:cstheme="minorBidi"/>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nsid w:val="10A65A52"/>
    <w:multiLevelType w:val="hybridMultilevel"/>
    <w:tmpl w:val="E3FCDD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15F2B47"/>
    <w:multiLevelType w:val="hybridMultilevel"/>
    <w:tmpl w:val="0B1A66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2A27E64"/>
    <w:multiLevelType w:val="hybridMultilevel"/>
    <w:tmpl w:val="37A4F7E6"/>
    <w:lvl w:ilvl="0" w:tplc="EB8A9FA4">
      <w:start w:val="1"/>
      <w:numFmt w:val="bullet"/>
      <w:lvlText w:val=""/>
      <w:lvlJc w:val="left"/>
      <w:pPr>
        <w:ind w:left="720" w:hanging="360"/>
      </w:pPr>
      <w:rPr>
        <w:rFonts w:ascii="Symbol" w:hAnsi="Symbol"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6F14252"/>
    <w:multiLevelType w:val="hybridMultilevel"/>
    <w:tmpl w:val="ED12496E"/>
    <w:lvl w:ilvl="0" w:tplc="60341346">
      <w:start w:val="1"/>
      <w:numFmt w:val="bullet"/>
      <w:lvlText w:val=""/>
      <w:lvlJc w:val="left"/>
      <w:pPr>
        <w:ind w:left="720" w:hanging="360"/>
      </w:pPr>
      <w:rPr>
        <w:rFonts w:ascii="Symbol" w:hAnsi="Symbol" w:hint="default"/>
        <w:color w:val="C0000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nsid w:val="18244517"/>
    <w:multiLevelType w:val="hybridMultilevel"/>
    <w:tmpl w:val="B2AC0ED8"/>
    <w:lvl w:ilvl="0" w:tplc="EB8A9FA4">
      <w:start w:val="1"/>
      <w:numFmt w:val="bullet"/>
      <w:lvlText w:val=""/>
      <w:lvlJc w:val="left"/>
      <w:pPr>
        <w:ind w:left="720" w:hanging="360"/>
      </w:pPr>
      <w:rPr>
        <w:rFonts w:ascii="Symbol" w:hAnsi="Symbol"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9BB4268"/>
    <w:multiLevelType w:val="hybridMultilevel"/>
    <w:tmpl w:val="44B0A31E"/>
    <w:lvl w:ilvl="0" w:tplc="B8F40CC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CAB0CDF"/>
    <w:multiLevelType w:val="hybridMultilevel"/>
    <w:tmpl w:val="E1FAC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0B319FF"/>
    <w:multiLevelType w:val="hybridMultilevel"/>
    <w:tmpl w:val="0F42A7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A9D719C"/>
    <w:multiLevelType w:val="hybridMultilevel"/>
    <w:tmpl w:val="99164A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8B64FD"/>
    <w:multiLevelType w:val="hybridMultilevel"/>
    <w:tmpl w:val="D758D8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6576511"/>
    <w:multiLevelType w:val="hybridMultilevel"/>
    <w:tmpl w:val="38F8E812"/>
    <w:lvl w:ilvl="0" w:tplc="EB8A9FA4">
      <w:start w:val="1"/>
      <w:numFmt w:val="bullet"/>
      <w:lvlText w:val=""/>
      <w:lvlJc w:val="left"/>
      <w:pPr>
        <w:ind w:left="1080" w:hanging="360"/>
      </w:pPr>
      <w:rPr>
        <w:rFonts w:ascii="Symbol" w:hAnsi="Symbol" w:hint="default"/>
        <w:color w:val="C0000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nsid w:val="3AA458C6"/>
    <w:multiLevelType w:val="hybridMultilevel"/>
    <w:tmpl w:val="EAFA2760"/>
    <w:lvl w:ilvl="0" w:tplc="1AB62132">
      <w:start w:val="3"/>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ED64BD9"/>
    <w:multiLevelType w:val="hybridMultilevel"/>
    <w:tmpl w:val="F18AF0E6"/>
    <w:lvl w:ilvl="0" w:tplc="EB8A9FA4">
      <w:start w:val="1"/>
      <w:numFmt w:val="bullet"/>
      <w:lvlText w:val=""/>
      <w:lvlJc w:val="left"/>
      <w:pPr>
        <w:ind w:left="720" w:hanging="360"/>
      </w:pPr>
      <w:rPr>
        <w:rFonts w:ascii="Symbol" w:hAnsi="Symbol"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1A22A83"/>
    <w:multiLevelType w:val="hybridMultilevel"/>
    <w:tmpl w:val="19CE605C"/>
    <w:lvl w:ilvl="0" w:tplc="EB8A9FA4">
      <w:start w:val="1"/>
      <w:numFmt w:val="bullet"/>
      <w:lvlText w:val=""/>
      <w:lvlJc w:val="left"/>
      <w:pPr>
        <w:ind w:left="720" w:hanging="360"/>
      </w:pPr>
      <w:rPr>
        <w:rFonts w:ascii="Symbol" w:hAnsi="Symbol"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7386490"/>
    <w:multiLevelType w:val="hybridMultilevel"/>
    <w:tmpl w:val="614ABA8A"/>
    <w:lvl w:ilvl="0" w:tplc="EB8A9FA4">
      <w:start w:val="1"/>
      <w:numFmt w:val="bullet"/>
      <w:lvlText w:val=""/>
      <w:lvlJc w:val="left"/>
      <w:pPr>
        <w:ind w:left="1440" w:hanging="360"/>
      </w:pPr>
      <w:rPr>
        <w:rFonts w:ascii="Symbol" w:hAnsi="Symbol" w:hint="default"/>
        <w:color w:val="C0000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nsid w:val="4C21529C"/>
    <w:multiLevelType w:val="hybridMultilevel"/>
    <w:tmpl w:val="E5EE8754"/>
    <w:lvl w:ilvl="0" w:tplc="EB8A9FA4">
      <w:start w:val="1"/>
      <w:numFmt w:val="bullet"/>
      <w:lvlText w:val=""/>
      <w:lvlJc w:val="left"/>
      <w:pPr>
        <w:ind w:left="720" w:hanging="360"/>
      </w:pPr>
      <w:rPr>
        <w:rFonts w:ascii="Symbol" w:hAnsi="Symbol"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42D13EF"/>
    <w:multiLevelType w:val="hybridMultilevel"/>
    <w:tmpl w:val="BD922FDC"/>
    <w:lvl w:ilvl="0" w:tplc="EB8A9FA4">
      <w:start w:val="1"/>
      <w:numFmt w:val="bullet"/>
      <w:lvlText w:val=""/>
      <w:lvlJc w:val="left"/>
      <w:pPr>
        <w:ind w:left="720" w:hanging="360"/>
      </w:pPr>
      <w:rPr>
        <w:rFonts w:ascii="Symbol" w:hAnsi="Symbol"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A617FB5"/>
    <w:multiLevelType w:val="hybridMultilevel"/>
    <w:tmpl w:val="17428DD6"/>
    <w:lvl w:ilvl="0" w:tplc="60341346">
      <w:start w:val="1"/>
      <w:numFmt w:val="bullet"/>
      <w:lvlText w:val=""/>
      <w:lvlJc w:val="left"/>
      <w:pPr>
        <w:ind w:left="720" w:hanging="360"/>
      </w:pPr>
      <w:rPr>
        <w:rFonts w:ascii="Symbol" w:hAnsi="Symbol" w:hint="default"/>
        <w:color w:val="C0000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nsid w:val="5CE03544"/>
    <w:multiLevelType w:val="hybridMultilevel"/>
    <w:tmpl w:val="81D8AA84"/>
    <w:lvl w:ilvl="0" w:tplc="EB8A9FA4">
      <w:start w:val="1"/>
      <w:numFmt w:val="bullet"/>
      <w:lvlText w:val=""/>
      <w:lvlJc w:val="left"/>
      <w:pPr>
        <w:ind w:left="720" w:hanging="360"/>
      </w:pPr>
      <w:rPr>
        <w:rFonts w:ascii="Symbol" w:hAnsi="Symbol"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E2D2F89"/>
    <w:multiLevelType w:val="multilevel"/>
    <w:tmpl w:val="AE9871AC"/>
    <w:lvl w:ilvl="0">
      <w:start w:val="1"/>
      <w:numFmt w:val="decimal"/>
      <w:pStyle w:val="Titre1"/>
      <w:lvlText w:val="%1"/>
      <w:lvlJc w:val="left"/>
      <w:pPr>
        <w:ind w:left="432" w:hanging="432"/>
      </w:pPr>
      <w:rPr>
        <w:b/>
      </w:rPr>
    </w:lvl>
    <w:lvl w:ilvl="1">
      <w:start w:val="1"/>
      <w:numFmt w:val="decimal"/>
      <w:pStyle w:val="Titre2"/>
      <w:lvlText w:val="%1.%2"/>
      <w:lvlJc w:val="left"/>
      <w:pPr>
        <w:ind w:left="576" w:hanging="576"/>
      </w:pPr>
    </w:lvl>
    <w:lvl w:ilvl="2">
      <w:start w:val="1"/>
      <w:numFmt w:val="decimal"/>
      <w:pStyle w:val="Titre3"/>
      <w:lvlText w:val="%1.%2.%3"/>
      <w:lvlJc w:val="left"/>
      <w:pPr>
        <w:ind w:left="4548" w:hanging="720"/>
      </w:pPr>
      <w:rPr>
        <w:color w:val="C00000"/>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6">
    <w:nsid w:val="5F871223"/>
    <w:multiLevelType w:val="hybridMultilevel"/>
    <w:tmpl w:val="1CD0C606"/>
    <w:lvl w:ilvl="0" w:tplc="EB8A9FA4">
      <w:start w:val="1"/>
      <w:numFmt w:val="bullet"/>
      <w:lvlText w:val=""/>
      <w:lvlJc w:val="left"/>
      <w:pPr>
        <w:ind w:left="720" w:hanging="360"/>
      </w:pPr>
      <w:rPr>
        <w:rFonts w:ascii="Symbol" w:hAnsi="Symbol"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0F15717"/>
    <w:multiLevelType w:val="hybridMultilevel"/>
    <w:tmpl w:val="CF80157A"/>
    <w:lvl w:ilvl="0" w:tplc="EB8A9FA4">
      <w:start w:val="1"/>
      <w:numFmt w:val="bullet"/>
      <w:lvlText w:val=""/>
      <w:lvlJc w:val="left"/>
      <w:pPr>
        <w:ind w:left="720" w:hanging="360"/>
      </w:pPr>
      <w:rPr>
        <w:rFonts w:ascii="Symbol" w:hAnsi="Symbol"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A324B19"/>
    <w:multiLevelType w:val="hybridMultilevel"/>
    <w:tmpl w:val="84E4A1EA"/>
    <w:lvl w:ilvl="0" w:tplc="90161F52">
      <w:start w:val="1"/>
      <w:numFmt w:val="decimal"/>
      <w:lvlText w:val="%1."/>
      <w:lvlJc w:val="left"/>
      <w:pPr>
        <w:ind w:left="720" w:hanging="360"/>
      </w:pPr>
      <w:rPr>
        <w:rFonts w:hint="default"/>
      </w:rPr>
    </w:lvl>
    <w:lvl w:ilvl="1" w:tplc="EB8A9FA4">
      <w:start w:val="1"/>
      <w:numFmt w:val="bullet"/>
      <w:lvlText w:val=""/>
      <w:lvlJc w:val="left"/>
      <w:pPr>
        <w:ind w:left="1440" w:hanging="360"/>
      </w:pPr>
      <w:rPr>
        <w:rFonts w:ascii="Symbol" w:hAnsi="Symbol" w:hint="default"/>
        <w:color w:val="C0000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D966A0C"/>
    <w:multiLevelType w:val="hybridMultilevel"/>
    <w:tmpl w:val="286ABB88"/>
    <w:lvl w:ilvl="0" w:tplc="EB8A9FA4">
      <w:start w:val="1"/>
      <w:numFmt w:val="bullet"/>
      <w:lvlText w:val=""/>
      <w:lvlJc w:val="left"/>
      <w:pPr>
        <w:ind w:left="720" w:hanging="360"/>
      </w:pPr>
      <w:rPr>
        <w:rFonts w:ascii="Symbol" w:hAnsi="Symbol"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DA63EF7"/>
    <w:multiLevelType w:val="hybridMultilevel"/>
    <w:tmpl w:val="9360336A"/>
    <w:lvl w:ilvl="0" w:tplc="B2F0187C">
      <w:start w:val="1"/>
      <w:numFmt w:val="bullet"/>
      <w:lvlText w:val=""/>
      <w:lvlPicBulletId w:val="0"/>
      <w:lvlJc w:val="left"/>
      <w:pPr>
        <w:tabs>
          <w:tab w:val="num" w:pos="720"/>
        </w:tabs>
        <w:ind w:left="720" w:hanging="360"/>
      </w:pPr>
      <w:rPr>
        <w:rFonts w:ascii="Symbol" w:hAnsi="Symbol" w:hint="default"/>
      </w:rPr>
    </w:lvl>
    <w:lvl w:ilvl="1" w:tplc="BF4672EC" w:tentative="1">
      <w:start w:val="1"/>
      <w:numFmt w:val="bullet"/>
      <w:lvlText w:val=""/>
      <w:lvlJc w:val="left"/>
      <w:pPr>
        <w:tabs>
          <w:tab w:val="num" w:pos="1440"/>
        </w:tabs>
        <w:ind w:left="1440" w:hanging="360"/>
      </w:pPr>
      <w:rPr>
        <w:rFonts w:ascii="Symbol" w:hAnsi="Symbol" w:hint="default"/>
      </w:rPr>
    </w:lvl>
    <w:lvl w:ilvl="2" w:tplc="3940BE3C" w:tentative="1">
      <w:start w:val="1"/>
      <w:numFmt w:val="bullet"/>
      <w:lvlText w:val=""/>
      <w:lvlJc w:val="left"/>
      <w:pPr>
        <w:tabs>
          <w:tab w:val="num" w:pos="2160"/>
        </w:tabs>
        <w:ind w:left="2160" w:hanging="360"/>
      </w:pPr>
      <w:rPr>
        <w:rFonts w:ascii="Symbol" w:hAnsi="Symbol" w:hint="default"/>
      </w:rPr>
    </w:lvl>
    <w:lvl w:ilvl="3" w:tplc="9F424C96" w:tentative="1">
      <w:start w:val="1"/>
      <w:numFmt w:val="bullet"/>
      <w:lvlText w:val=""/>
      <w:lvlJc w:val="left"/>
      <w:pPr>
        <w:tabs>
          <w:tab w:val="num" w:pos="2880"/>
        </w:tabs>
        <w:ind w:left="2880" w:hanging="360"/>
      </w:pPr>
      <w:rPr>
        <w:rFonts w:ascii="Symbol" w:hAnsi="Symbol" w:hint="default"/>
      </w:rPr>
    </w:lvl>
    <w:lvl w:ilvl="4" w:tplc="9C76F576" w:tentative="1">
      <w:start w:val="1"/>
      <w:numFmt w:val="bullet"/>
      <w:lvlText w:val=""/>
      <w:lvlJc w:val="left"/>
      <w:pPr>
        <w:tabs>
          <w:tab w:val="num" w:pos="3600"/>
        </w:tabs>
        <w:ind w:left="3600" w:hanging="360"/>
      </w:pPr>
      <w:rPr>
        <w:rFonts w:ascii="Symbol" w:hAnsi="Symbol" w:hint="default"/>
      </w:rPr>
    </w:lvl>
    <w:lvl w:ilvl="5" w:tplc="4606A512" w:tentative="1">
      <w:start w:val="1"/>
      <w:numFmt w:val="bullet"/>
      <w:lvlText w:val=""/>
      <w:lvlJc w:val="left"/>
      <w:pPr>
        <w:tabs>
          <w:tab w:val="num" w:pos="4320"/>
        </w:tabs>
        <w:ind w:left="4320" w:hanging="360"/>
      </w:pPr>
      <w:rPr>
        <w:rFonts w:ascii="Symbol" w:hAnsi="Symbol" w:hint="default"/>
      </w:rPr>
    </w:lvl>
    <w:lvl w:ilvl="6" w:tplc="44E44F68" w:tentative="1">
      <w:start w:val="1"/>
      <w:numFmt w:val="bullet"/>
      <w:lvlText w:val=""/>
      <w:lvlJc w:val="left"/>
      <w:pPr>
        <w:tabs>
          <w:tab w:val="num" w:pos="5040"/>
        </w:tabs>
        <w:ind w:left="5040" w:hanging="360"/>
      </w:pPr>
      <w:rPr>
        <w:rFonts w:ascii="Symbol" w:hAnsi="Symbol" w:hint="default"/>
      </w:rPr>
    </w:lvl>
    <w:lvl w:ilvl="7" w:tplc="A210E8B6" w:tentative="1">
      <w:start w:val="1"/>
      <w:numFmt w:val="bullet"/>
      <w:lvlText w:val=""/>
      <w:lvlJc w:val="left"/>
      <w:pPr>
        <w:tabs>
          <w:tab w:val="num" w:pos="5760"/>
        </w:tabs>
        <w:ind w:left="5760" w:hanging="360"/>
      </w:pPr>
      <w:rPr>
        <w:rFonts w:ascii="Symbol" w:hAnsi="Symbol" w:hint="default"/>
      </w:rPr>
    </w:lvl>
    <w:lvl w:ilvl="8" w:tplc="24005824" w:tentative="1">
      <w:start w:val="1"/>
      <w:numFmt w:val="bullet"/>
      <w:lvlText w:val=""/>
      <w:lvlJc w:val="left"/>
      <w:pPr>
        <w:tabs>
          <w:tab w:val="num" w:pos="6480"/>
        </w:tabs>
        <w:ind w:left="6480" w:hanging="360"/>
      </w:pPr>
      <w:rPr>
        <w:rFonts w:ascii="Symbol" w:hAnsi="Symbol" w:hint="default"/>
      </w:rPr>
    </w:lvl>
  </w:abstractNum>
  <w:abstractNum w:abstractNumId="31">
    <w:nsid w:val="6F4B63A9"/>
    <w:multiLevelType w:val="hybridMultilevel"/>
    <w:tmpl w:val="44B8BEFA"/>
    <w:lvl w:ilvl="0" w:tplc="EB8A9FA4">
      <w:start w:val="1"/>
      <w:numFmt w:val="bullet"/>
      <w:lvlText w:val=""/>
      <w:lvlJc w:val="left"/>
      <w:pPr>
        <w:ind w:left="720" w:hanging="360"/>
      </w:pPr>
      <w:rPr>
        <w:rFonts w:ascii="Symbol" w:hAnsi="Symbol" w:hint="default"/>
        <w:color w:val="C0000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02F02AC"/>
    <w:multiLevelType w:val="hybridMultilevel"/>
    <w:tmpl w:val="68B41D8C"/>
    <w:lvl w:ilvl="0" w:tplc="EB8A9FA4">
      <w:start w:val="1"/>
      <w:numFmt w:val="bullet"/>
      <w:lvlText w:val=""/>
      <w:lvlJc w:val="left"/>
      <w:pPr>
        <w:tabs>
          <w:tab w:val="num" w:pos="720"/>
        </w:tabs>
        <w:ind w:left="720" w:hanging="360"/>
      </w:pPr>
      <w:rPr>
        <w:rFonts w:ascii="Symbol" w:hAnsi="Symbol" w:hint="default"/>
        <w:color w:val="C0000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nsid w:val="70303831"/>
    <w:multiLevelType w:val="hybridMultilevel"/>
    <w:tmpl w:val="F8EE59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B6E030F"/>
    <w:multiLevelType w:val="hybridMultilevel"/>
    <w:tmpl w:val="93106724"/>
    <w:lvl w:ilvl="0" w:tplc="1B2251E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E1E253E"/>
    <w:multiLevelType w:val="hybridMultilevel"/>
    <w:tmpl w:val="72F6CF36"/>
    <w:lvl w:ilvl="0" w:tplc="B96627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ECF1937"/>
    <w:multiLevelType w:val="hybridMultilevel"/>
    <w:tmpl w:val="DCA4FA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5"/>
  </w:num>
  <w:num w:numId="2">
    <w:abstractNumId w:val="10"/>
  </w:num>
  <w:num w:numId="3">
    <w:abstractNumId w:val="19"/>
  </w:num>
  <w:num w:numId="4">
    <w:abstractNumId w:val="21"/>
  </w:num>
  <w:num w:numId="5">
    <w:abstractNumId w:val="18"/>
  </w:num>
  <w:num w:numId="6">
    <w:abstractNumId w:val="27"/>
  </w:num>
  <w:num w:numId="7">
    <w:abstractNumId w:val="26"/>
  </w:num>
  <w:num w:numId="8">
    <w:abstractNumId w:val="3"/>
  </w:num>
  <w:num w:numId="9">
    <w:abstractNumId w:val="16"/>
  </w:num>
  <w:num w:numId="10">
    <w:abstractNumId w:val="8"/>
  </w:num>
  <w:num w:numId="11">
    <w:abstractNumId w:val="32"/>
  </w:num>
  <w:num w:numId="12">
    <w:abstractNumId w:val="28"/>
  </w:num>
  <w:num w:numId="13">
    <w:abstractNumId w:val="35"/>
  </w:num>
  <w:num w:numId="14">
    <w:abstractNumId w:val="2"/>
  </w:num>
  <w:num w:numId="15">
    <w:abstractNumId w:val="24"/>
  </w:num>
  <w:num w:numId="16">
    <w:abstractNumId w:val="20"/>
  </w:num>
  <w:num w:numId="17">
    <w:abstractNumId w:val="6"/>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31"/>
  </w:num>
  <w:num w:numId="21">
    <w:abstractNumId w:val="29"/>
  </w:num>
  <w:num w:numId="22">
    <w:abstractNumId w:val="30"/>
  </w:num>
  <w:num w:numId="23">
    <w:abstractNumId w:val="9"/>
  </w:num>
  <w:num w:numId="24">
    <w:abstractNumId w:val="23"/>
  </w:num>
  <w:num w:numId="25">
    <w:abstractNumId w:val="33"/>
  </w:num>
  <w:num w:numId="26">
    <w:abstractNumId w:val="12"/>
  </w:num>
  <w:num w:numId="27">
    <w:abstractNumId w:val="17"/>
  </w:num>
  <w:num w:numId="28">
    <w:abstractNumId w:val="15"/>
  </w:num>
  <w:num w:numId="29">
    <w:abstractNumId w:val="5"/>
  </w:num>
  <w:num w:numId="30">
    <w:abstractNumId w:val="13"/>
  </w:num>
  <w:num w:numId="31">
    <w:abstractNumId w:val="7"/>
  </w:num>
  <w:num w:numId="32">
    <w:abstractNumId w:val="1"/>
  </w:num>
  <w:num w:numId="33">
    <w:abstractNumId w:val="4"/>
  </w:num>
  <w:num w:numId="34">
    <w:abstractNumId w:val="36"/>
  </w:num>
  <w:num w:numId="35">
    <w:abstractNumId w:val="14"/>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11"/>
  </w:num>
  <w:numIdMacAtCleanup w:val="3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icham Mohamed Tabbak">
    <w15:presenceInfo w15:providerId="AD" w15:userId="S-1-5-21-2998008021-53817602-2492273482-1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A8B"/>
    <w:rsid w:val="00001D24"/>
    <w:rsid w:val="00002990"/>
    <w:rsid w:val="0000388B"/>
    <w:rsid w:val="000058EB"/>
    <w:rsid w:val="00006CF9"/>
    <w:rsid w:val="000153F6"/>
    <w:rsid w:val="00023060"/>
    <w:rsid w:val="000255F1"/>
    <w:rsid w:val="0003453E"/>
    <w:rsid w:val="000432E2"/>
    <w:rsid w:val="000473AA"/>
    <w:rsid w:val="00060D49"/>
    <w:rsid w:val="000625EC"/>
    <w:rsid w:val="00074775"/>
    <w:rsid w:val="00097E2D"/>
    <w:rsid w:val="000A0A16"/>
    <w:rsid w:val="000A1E60"/>
    <w:rsid w:val="000B7AFC"/>
    <w:rsid w:val="000D6297"/>
    <w:rsid w:val="000E208A"/>
    <w:rsid w:val="00100318"/>
    <w:rsid w:val="00105B64"/>
    <w:rsid w:val="00107607"/>
    <w:rsid w:val="00110B1F"/>
    <w:rsid w:val="00125EB6"/>
    <w:rsid w:val="001532D5"/>
    <w:rsid w:val="001750CE"/>
    <w:rsid w:val="001833C2"/>
    <w:rsid w:val="001877F5"/>
    <w:rsid w:val="001A1696"/>
    <w:rsid w:val="001C1E63"/>
    <w:rsid w:val="001C7E2E"/>
    <w:rsid w:val="001D1120"/>
    <w:rsid w:val="001D4970"/>
    <w:rsid w:val="001E78BB"/>
    <w:rsid w:val="001F0A29"/>
    <w:rsid w:val="001F3176"/>
    <w:rsid w:val="0020264C"/>
    <w:rsid w:val="00207F43"/>
    <w:rsid w:val="0023041F"/>
    <w:rsid w:val="002308FC"/>
    <w:rsid w:val="00247A37"/>
    <w:rsid w:val="00256256"/>
    <w:rsid w:val="00257883"/>
    <w:rsid w:val="00262708"/>
    <w:rsid w:val="002633AB"/>
    <w:rsid w:val="002657FD"/>
    <w:rsid w:val="00275114"/>
    <w:rsid w:val="00292A8B"/>
    <w:rsid w:val="002A5F2A"/>
    <w:rsid w:val="002B0A49"/>
    <w:rsid w:val="002B29EA"/>
    <w:rsid w:val="002B314A"/>
    <w:rsid w:val="002D251F"/>
    <w:rsid w:val="002D3831"/>
    <w:rsid w:val="002F033D"/>
    <w:rsid w:val="002F2393"/>
    <w:rsid w:val="00305393"/>
    <w:rsid w:val="00311CAA"/>
    <w:rsid w:val="00322038"/>
    <w:rsid w:val="003263F5"/>
    <w:rsid w:val="003265DB"/>
    <w:rsid w:val="00333DCD"/>
    <w:rsid w:val="00345D2E"/>
    <w:rsid w:val="00352720"/>
    <w:rsid w:val="00380ED1"/>
    <w:rsid w:val="00385776"/>
    <w:rsid w:val="00392D1D"/>
    <w:rsid w:val="003A5480"/>
    <w:rsid w:val="003A5BA9"/>
    <w:rsid w:val="003B38A6"/>
    <w:rsid w:val="003C0B67"/>
    <w:rsid w:val="003C1934"/>
    <w:rsid w:val="00410334"/>
    <w:rsid w:val="00417A1A"/>
    <w:rsid w:val="004361C5"/>
    <w:rsid w:val="0044003D"/>
    <w:rsid w:val="00441543"/>
    <w:rsid w:val="0044244F"/>
    <w:rsid w:val="004427EF"/>
    <w:rsid w:val="004535FA"/>
    <w:rsid w:val="004536C7"/>
    <w:rsid w:val="0046103C"/>
    <w:rsid w:val="00470D14"/>
    <w:rsid w:val="00476473"/>
    <w:rsid w:val="0047675B"/>
    <w:rsid w:val="00480293"/>
    <w:rsid w:val="004873B8"/>
    <w:rsid w:val="004923E5"/>
    <w:rsid w:val="004A1275"/>
    <w:rsid w:val="004A33F0"/>
    <w:rsid w:val="004A5A48"/>
    <w:rsid w:val="004C38A6"/>
    <w:rsid w:val="004C3B26"/>
    <w:rsid w:val="004C42A1"/>
    <w:rsid w:val="004C4960"/>
    <w:rsid w:val="004D5BDC"/>
    <w:rsid w:val="004E27D8"/>
    <w:rsid w:val="004E54B9"/>
    <w:rsid w:val="004F08CF"/>
    <w:rsid w:val="004F1645"/>
    <w:rsid w:val="00501AA6"/>
    <w:rsid w:val="00504BB6"/>
    <w:rsid w:val="00512BE5"/>
    <w:rsid w:val="0052461D"/>
    <w:rsid w:val="005263B2"/>
    <w:rsid w:val="005267C1"/>
    <w:rsid w:val="00533431"/>
    <w:rsid w:val="00534F34"/>
    <w:rsid w:val="00542A31"/>
    <w:rsid w:val="005473E2"/>
    <w:rsid w:val="00547459"/>
    <w:rsid w:val="0055061D"/>
    <w:rsid w:val="00571785"/>
    <w:rsid w:val="00575F9D"/>
    <w:rsid w:val="00580519"/>
    <w:rsid w:val="00583DE6"/>
    <w:rsid w:val="00587C93"/>
    <w:rsid w:val="005A1EC6"/>
    <w:rsid w:val="005A4230"/>
    <w:rsid w:val="005C69AA"/>
    <w:rsid w:val="005D7CDE"/>
    <w:rsid w:val="005E6EEC"/>
    <w:rsid w:val="005E7BDF"/>
    <w:rsid w:val="005F2DBC"/>
    <w:rsid w:val="006013F5"/>
    <w:rsid w:val="006020BB"/>
    <w:rsid w:val="0061325D"/>
    <w:rsid w:val="00621A56"/>
    <w:rsid w:val="00625BE5"/>
    <w:rsid w:val="0062613E"/>
    <w:rsid w:val="00626840"/>
    <w:rsid w:val="00627642"/>
    <w:rsid w:val="006347ED"/>
    <w:rsid w:val="006423A8"/>
    <w:rsid w:val="006460DF"/>
    <w:rsid w:val="00656F14"/>
    <w:rsid w:val="00661723"/>
    <w:rsid w:val="00674E54"/>
    <w:rsid w:val="0068028D"/>
    <w:rsid w:val="00680FDD"/>
    <w:rsid w:val="006816E7"/>
    <w:rsid w:val="0069140E"/>
    <w:rsid w:val="006A3DEC"/>
    <w:rsid w:val="006A72A8"/>
    <w:rsid w:val="006D10B9"/>
    <w:rsid w:val="006D289F"/>
    <w:rsid w:val="006D4841"/>
    <w:rsid w:val="006E7A2E"/>
    <w:rsid w:val="006F1F7C"/>
    <w:rsid w:val="006F53F5"/>
    <w:rsid w:val="006F69E2"/>
    <w:rsid w:val="00705B8F"/>
    <w:rsid w:val="00726478"/>
    <w:rsid w:val="00727B3A"/>
    <w:rsid w:val="007304B6"/>
    <w:rsid w:val="00734E84"/>
    <w:rsid w:val="00736F1A"/>
    <w:rsid w:val="00743BA9"/>
    <w:rsid w:val="007475CD"/>
    <w:rsid w:val="007506E7"/>
    <w:rsid w:val="007618B3"/>
    <w:rsid w:val="00761B7A"/>
    <w:rsid w:val="00762F54"/>
    <w:rsid w:val="00772D35"/>
    <w:rsid w:val="00787348"/>
    <w:rsid w:val="007A2422"/>
    <w:rsid w:val="007C2879"/>
    <w:rsid w:val="007C7B5C"/>
    <w:rsid w:val="007E3950"/>
    <w:rsid w:val="007F0986"/>
    <w:rsid w:val="00807A5A"/>
    <w:rsid w:val="00811725"/>
    <w:rsid w:val="0081699B"/>
    <w:rsid w:val="00821A9E"/>
    <w:rsid w:val="00831464"/>
    <w:rsid w:val="00843B0A"/>
    <w:rsid w:val="00846D95"/>
    <w:rsid w:val="00850D7C"/>
    <w:rsid w:val="00854571"/>
    <w:rsid w:val="00856201"/>
    <w:rsid w:val="00860410"/>
    <w:rsid w:val="0086493A"/>
    <w:rsid w:val="00865B7C"/>
    <w:rsid w:val="0087428F"/>
    <w:rsid w:val="00876FDE"/>
    <w:rsid w:val="00880E08"/>
    <w:rsid w:val="00881422"/>
    <w:rsid w:val="00884C80"/>
    <w:rsid w:val="0088716D"/>
    <w:rsid w:val="008A3251"/>
    <w:rsid w:val="008B5C0D"/>
    <w:rsid w:val="008C1FA7"/>
    <w:rsid w:val="008C281A"/>
    <w:rsid w:val="008D0A9D"/>
    <w:rsid w:val="008D29E1"/>
    <w:rsid w:val="008D440E"/>
    <w:rsid w:val="008F0640"/>
    <w:rsid w:val="008F4395"/>
    <w:rsid w:val="00904BFB"/>
    <w:rsid w:val="00925268"/>
    <w:rsid w:val="0093150A"/>
    <w:rsid w:val="00934850"/>
    <w:rsid w:val="00935852"/>
    <w:rsid w:val="00940195"/>
    <w:rsid w:val="0094794E"/>
    <w:rsid w:val="00947EDC"/>
    <w:rsid w:val="00950AF5"/>
    <w:rsid w:val="009513EB"/>
    <w:rsid w:val="00952D91"/>
    <w:rsid w:val="009546AC"/>
    <w:rsid w:val="00967C51"/>
    <w:rsid w:val="00976272"/>
    <w:rsid w:val="00985B55"/>
    <w:rsid w:val="009A06CD"/>
    <w:rsid w:val="009A1E16"/>
    <w:rsid w:val="009C3AEF"/>
    <w:rsid w:val="009C7A86"/>
    <w:rsid w:val="009D70F8"/>
    <w:rsid w:val="009E76A0"/>
    <w:rsid w:val="009F04BB"/>
    <w:rsid w:val="009F151A"/>
    <w:rsid w:val="00A23EC0"/>
    <w:rsid w:val="00A31263"/>
    <w:rsid w:val="00A36143"/>
    <w:rsid w:val="00A434F7"/>
    <w:rsid w:val="00A437C2"/>
    <w:rsid w:val="00A446EA"/>
    <w:rsid w:val="00A5007B"/>
    <w:rsid w:val="00A5770E"/>
    <w:rsid w:val="00A63BA5"/>
    <w:rsid w:val="00A7279F"/>
    <w:rsid w:val="00A75E0D"/>
    <w:rsid w:val="00AA39FB"/>
    <w:rsid w:val="00AA4E2D"/>
    <w:rsid w:val="00AA620D"/>
    <w:rsid w:val="00AD48E4"/>
    <w:rsid w:val="00AD712B"/>
    <w:rsid w:val="00AE6055"/>
    <w:rsid w:val="00B05E95"/>
    <w:rsid w:val="00B145A1"/>
    <w:rsid w:val="00B1760C"/>
    <w:rsid w:val="00B25EFC"/>
    <w:rsid w:val="00B357F5"/>
    <w:rsid w:val="00B45BC9"/>
    <w:rsid w:val="00B46648"/>
    <w:rsid w:val="00B52673"/>
    <w:rsid w:val="00B723AE"/>
    <w:rsid w:val="00B84594"/>
    <w:rsid w:val="00BB2244"/>
    <w:rsid w:val="00BB3DF1"/>
    <w:rsid w:val="00BC0EAB"/>
    <w:rsid w:val="00BC2199"/>
    <w:rsid w:val="00BC3896"/>
    <w:rsid w:val="00BC6347"/>
    <w:rsid w:val="00BE3ACB"/>
    <w:rsid w:val="00BF0CC2"/>
    <w:rsid w:val="00BF4510"/>
    <w:rsid w:val="00BF4893"/>
    <w:rsid w:val="00BF575C"/>
    <w:rsid w:val="00BF7390"/>
    <w:rsid w:val="00C02114"/>
    <w:rsid w:val="00C1106D"/>
    <w:rsid w:val="00C12D2A"/>
    <w:rsid w:val="00C138BE"/>
    <w:rsid w:val="00C14608"/>
    <w:rsid w:val="00C1625E"/>
    <w:rsid w:val="00C1630C"/>
    <w:rsid w:val="00C256E0"/>
    <w:rsid w:val="00C3006C"/>
    <w:rsid w:val="00C32F08"/>
    <w:rsid w:val="00C420FC"/>
    <w:rsid w:val="00C602BC"/>
    <w:rsid w:val="00C63769"/>
    <w:rsid w:val="00C7079F"/>
    <w:rsid w:val="00C75CFB"/>
    <w:rsid w:val="00C8167A"/>
    <w:rsid w:val="00C83282"/>
    <w:rsid w:val="00C91AE5"/>
    <w:rsid w:val="00CA0D74"/>
    <w:rsid w:val="00CA33D3"/>
    <w:rsid w:val="00CA6C7C"/>
    <w:rsid w:val="00CB341B"/>
    <w:rsid w:val="00CB78A1"/>
    <w:rsid w:val="00CC0B29"/>
    <w:rsid w:val="00CC4C7D"/>
    <w:rsid w:val="00CC53E4"/>
    <w:rsid w:val="00CD5F42"/>
    <w:rsid w:val="00CE0319"/>
    <w:rsid w:val="00CE08B7"/>
    <w:rsid w:val="00CF584E"/>
    <w:rsid w:val="00CF5CC9"/>
    <w:rsid w:val="00D10D8A"/>
    <w:rsid w:val="00D15E79"/>
    <w:rsid w:val="00D234AC"/>
    <w:rsid w:val="00D3451B"/>
    <w:rsid w:val="00D6083D"/>
    <w:rsid w:val="00D734F4"/>
    <w:rsid w:val="00D75654"/>
    <w:rsid w:val="00D879AB"/>
    <w:rsid w:val="00D979ED"/>
    <w:rsid w:val="00DA08D6"/>
    <w:rsid w:val="00DA24B4"/>
    <w:rsid w:val="00DB72FA"/>
    <w:rsid w:val="00DC04E4"/>
    <w:rsid w:val="00DC32FA"/>
    <w:rsid w:val="00DC3CE9"/>
    <w:rsid w:val="00DD4E2C"/>
    <w:rsid w:val="00DE1604"/>
    <w:rsid w:val="00DF2A18"/>
    <w:rsid w:val="00DF5B64"/>
    <w:rsid w:val="00DF70B0"/>
    <w:rsid w:val="00E0321F"/>
    <w:rsid w:val="00E03800"/>
    <w:rsid w:val="00E06776"/>
    <w:rsid w:val="00E15C90"/>
    <w:rsid w:val="00E268EC"/>
    <w:rsid w:val="00E32059"/>
    <w:rsid w:val="00E37322"/>
    <w:rsid w:val="00E40EE9"/>
    <w:rsid w:val="00E520C3"/>
    <w:rsid w:val="00E54A88"/>
    <w:rsid w:val="00E56C79"/>
    <w:rsid w:val="00E57C98"/>
    <w:rsid w:val="00E74517"/>
    <w:rsid w:val="00E82B69"/>
    <w:rsid w:val="00E83469"/>
    <w:rsid w:val="00E84C8D"/>
    <w:rsid w:val="00E94B77"/>
    <w:rsid w:val="00EA139D"/>
    <w:rsid w:val="00EA171D"/>
    <w:rsid w:val="00EB3537"/>
    <w:rsid w:val="00ED0075"/>
    <w:rsid w:val="00ED538A"/>
    <w:rsid w:val="00ED6CAB"/>
    <w:rsid w:val="00ED74BA"/>
    <w:rsid w:val="00EE7924"/>
    <w:rsid w:val="00EF0708"/>
    <w:rsid w:val="00EF143B"/>
    <w:rsid w:val="00EF7825"/>
    <w:rsid w:val="00EF7F1C"/>
    <w:rsid w:val="00F04022"/>
    <w:rsid w:val="00F118ED"/>
    <w:rsid w:val="00F40408"/>
    <w:rsid w:val="00F40E49"/>
    <w:rsid w:val="00F42B29"/>
    <w:rsid w:val="00F4795B"/>
    <w:rsid w:val="00F55000"/>
    <w:rsid w:val="00F55441"/>
    <w:rsid w:val="00F605D6"/>
    <w:rsid w:val="00F60EB9"/>
    <w:rsid w:val="00F619AC"/>
    <w:rsid w:val="00F709B2"/>
    <w:rsid w:val="00F73AEF"/>
    <w:rsid w:val="00F75F89"/>
    <w:rsid w:val="00F86E7D"/>
    <w:rsid w:val="00F94897"/>
    <w:rsid w:val="00FA6B53"/>
    <w:rsid w:val="00FB05AF"/>
    <w:rsid w:val="00FB0E8D"/>
    <w:rsid w:val="00FB7381"/>
    <w:rsid w:val="00FC4797"/>
    <w:rsid w:val="00FD28A4"/>
    <w:rsid w:val="00FD2FB9"/>
    <w:rsid w:val="00FF0D2E"/>
    <w:rsid w:val="00FF75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A8D27277-4A50-4751-8EA3-5E036B69E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E8D"/>
  </w:style>
  <w:style w:type="paragraph" w:styleId="Titre1">
    <w:name w:val="heading 1"/>
    <w:aliases w:val="Titre_chapitre"/>
    <w:basedOn w:val="Normal"/>
    <w:next w:val="Normal"/>
    <w:link w:val="Titre1Car"/>
    <w:uiPriority w:val="9"/>
    <w:qFormat/>
    <w:rsid w:val="0086493A"/>
    <w:pPr>
      <w:keepNext/>
      <w:keepLines/>
      <w:numPr>
        <w:numId w:val="1"/>
      </w:numPr>
      <w:pBdr>
        <w:bottom w:val="single" w:sz="4" w:space="1" w:color="FFC000"/>
      </w:pBdr>
      <w:spacing w:before="120" w:after="120" w:line="360" w:lineRule="auto"/>
      <w:outlineLvl w:val="0"/>
    </w:pPr>
    <w:rPr>
      <w:rFonts w:eastAsiaTheme="majorEastAsia" w:cstheme="majorBidi"/>
      <w:b/>
      <w:bCs/>
      <w:color w:val="808080" w:themeColor="background1" w:themeShade="80"/>
      <w:sz w:val="28"/>
      <w:szCs w:val="28"/>
    </w:rPr>
  </w:style>
  <w:style w:type="paragraph" w:styleId="Titre2">
    <w:name w:val="heading 2"/>
    <w:aliases w:val="Titre_Section"/>
    <w:basedOn w:val="Normal"/>
    <w:next w:val="Normal"/>
    <w:link w:val="Titre2Car"/>
    <w:uiPriority w:val="9"/>
    <w:unhideWhenUsed/>
    <w:qFormat/>
    <w:rsid w:val="00656F14"/>
    <w:pPr>
      <w:keepNext/>
      <w:keepLines/>
      <w:numPr>
        <w:ilvl w:val="1"/>
        <w:numId w:val="1"/>
      </w:numPr>
      <w:spacing w:before="120" w:after="120"/>
      <w:outlineLvl w:val="1"/>
    </w:pPr>
    <w:rPr>
      <w:rFonts w:ascii="Calibri" w:eastAsiaTheme="majorEastAsia" w:hAnsi="Calibri" w:cstheme="majorBidi"/>
      <w:b/>
      <w:bCs/>
      <w:color w:val="A6A6A6" w:themeColor="background1" w:themeShade="A6"/>
      <w:sz w:val="24"/>
      <w:szCs w:val="26"/>
    </w:rPr>
  </w:style>
  <w:style w:type="paragraph" w:styleId="Titre3">
    <w:name w:val="heading 3"/>
    <w:aliases w:val="Titre_sous_section"/>
    <w:basedOn w:val="Normal"/>
    <w:next w:val="Normal"/>
    <w:link w:val="Titre3Car"/>
    <w:uiPriority w:val="9"/>
    <w:unhideWhenUsed/>
    <w:qFormat/>
    <w:rsid w:val="00656F14"/>
    <w:pPr>
      <w:keepNext/>
      <w:keepLines/>
      <w:numPr>
        <w:ilvl w:val="2"/>
        <w:numId w:val="1"/>
      </w:numPr>
      <w:spacing w:before="120" w:after="120"/>
      <w:outlineLvl w:val="2"/>
    </w:pPr>
    <w:rPr>
      <w:rFonts w:ascii="Calibri" w:eastAsiaTheme="majorEastAsia" w:hAnsi="Calibri" w:cstheme="majorBidi"/>
      <w:b/>
      <w:bCs/>
      <w:color w:val="4F81BD" w:themeColor="accent1"/>
    </w:rPr>
  </w:style>
  <w:style w:type="paragraph" w:styleId="Titre4">
    <w:name w:val="heading 4"/>
    <w:aliases w:val="Titre_section_additionnelle"/>
    <w:basedOn w:val="Normal"/>
    <w:next w:val="Normal"/>
    <w:link w:val="Titre4Car"/>
    <w:uiPriority w:val="9"/>
    <w:unhideWhenUsed/>
    <w:qFormat/>
    <w:rsid w:val="00656F14"/>
    <w:pPr>
      <w:keepNext/>
      <w:keepLines/>
      <w:numPr>
        <w:ilvl w:val="3"/>
        <w:numId w:val="1"/>
      </w:numPr>
      <w:spacing w:before="120" w:after="120"/>
      <w:outlineLvl w:val="3"/>
    </w:pPr>
    <w:rPr>
      <w:rFonts w:ascii="Calibri" w:eastAsiaTheme="majorEastAsia" w:hAnsi="Calibri" w:cstheme="majorBidi"/>
      <w:b/>
      <w:bCs/>
      <w:iCs/>
    </w:rPr>
  </w:style>
  <w:style w:type="paragraph" w:styleId="Titre5">
    <w:name w:val="heading 5"/>
    <w:basedOn w:val="Normal"/>
    <w:next w:val="Normal"/>
    <w:link w:val="Titre5Car"/>
    <w:uiPriority w:val="9"/>
    <w:semiHidden/>
    <w:unhideWhenUsed/>
    <w:qFormat/>
    <w:rsid w:val="00B05E9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5E9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5E9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5E9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B05E9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602BC"/>
    <w:pPr>
      <w:tabs>
        <w:tab w:val="center" w:pos="4536"/>
        <w:tab w:val="right" w:pos="9072"/>
      </w:tabs>
      <w:spacing w:after="0" w:line="240" w:lineRule="auto"/>
    </w:pPr>
  </w:style>
  <w:style w:type="character" w:customStyle="1" w:styleId="En-tteCar">
    <w:name w:val="En-tête Car"/>
    <w:basedOn w:val="Policepardfaut"/>
    <w:link w:val="En-tte"/>
    <w:uiPriority w:val="99"/>
    <w:rsid w:val="00C602BC"/>
  </w:style>
  <w:style w:type="paragraph" w:styleId="Pieddepage">
    <w:name w:val="footer"/>
    <w:basedOn w:val="Normal"/>
    <w:link w:val="PieddepageCar"/>
    <w:uiPriority w:val="99"/>
    <w:unhideWhenUsed/>
    <w:rsid w:val="00C602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02BC"/>
  </w:style>
  <w:style w:type="table" w:styleId="Grilledutableau">
    <w:name w:val="Table Grid"/>
    <w:basedOn w:val="TableauNormal"/>
    <w:uiPriority w:val="59"/>
    <w:rsid w:val="00C60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602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602BC"/>
    <w:rPr>
      <w:rFonts w:ascii="Tahoma" w:hAnsi="Tahoma" w:cs="Tahoma"/>
      <w:sz w:val="16"/>
      <w:szCs w:val="16"/>
    </w:rPr>
  </w:style>
  <w:style w:type="paragraph" w:customStyle="1" w:styleId="TitreEntete">
    <w:name w:val="Titre_Entete"/>
    <w:basedOn w:val="Normal"/>
    <w:next w:val="Normal"/>
    <w:qFormat/>
    <w:rsid w:val="00B84594"/>
    <w:pPr>
      <w:spacing w:after="0" w:line="240" w:lineRule="auto"/>
      <w:jc w:val="center"/>
    </w:pPr>
    <w:rPr>
      <w:b/>
      <w:color w:val="808080" w:themeColor="background1" w:themeShade="80"/>
    </w:rPr>
  </w:style>
  <w:style w:type="paragraph" w:customStyle="1" w:styleId="TitreSupportPageGarde">
    <w:name w:val="Titre_Support_Page_Garde"/>
    <w:basedOn w:val="Normal"/>
    <w:next w:val="Normal"/>
    <w:qFormat/>
    <w:rsid w:val="0086493A"/>
    <w:pPr>
      <w:spacing w:before="5040" w:after="5040"/>
      <w:jc w:val="center"/>
    </w:pPr>
    <w:rPr>
      <w:sz w:val="72"/>
    </w:rPr>
  </w:style>
  <w:style w:type="character" w:customStyle="1" w:styleId="Titre1Car">
    <w:name w:val="Titre 1 Car"/>
    <w:aliases w:val="Titre_chapitre Car"/>
    <w:basedOn w:val="Policepardfaut"/>
    <w:link w:val="Titre1"/>
    <w:uiPriority w:val="9"/>
    <w:rsid w:val="0086493A"/>
    <w:rPr>
      <w:rFonts w:eastAsiaTheme="majorEastAsia" w:cstheme="majorBidi"/>
      <w:b/>
      <w:bCs/>
      <w:color w:val="808080" w:themeColor="background1" w:themeShade="80"/>
      <w:sz w:val="28"/>
      <w:szCs w:val="28"/>
    </w:rPr>
  </w:style>
  <w:style w:type="character" w:customStyle="1" w:styleId="Titre2Car">
    <w:name w:val="Titre 2 Car"/>
    <w:aliases w:val="Titre_Section Car"/>
    <w:basedOn w:val="Policepardfaut"/>
    <w:link w:val="Titre2"/>
    <w:uiPriority w:val="9"/>
    <w:rsid w:val="00656F14"/>
    <w:rPr>
      <w:rFonts w:ascii="Calibri" w:eastAsiaTheme="majorEastAsia" w:hAnsi="Calibri" w:cstheme="majorBidi"/>
      <w:b/>
      <w:bCs/>
      <w:color w:val="A6A6A6" w:themeColor="background1" w:themeShade="A6"/>
      <w:sz w:val="24"/>
      <w:szCs w:val="26"/>
    </w:rPr>
  </w:style>
  <w:style w:type="character" w:customStyle="1" w:styleId="Titre3Car">
    <w:name w:val="Titre 3 Car"/>
    <w:aliases w:val="Titre_sous_section Car"/>
    <w:basedOn w:val="Policepardfaut"/>
    <w:link w:val="Titre3"/>
    <w:uiPriority w:val="9"/>
    <w:rsid w:val="00656F14"/>
    <w:rPr>
      <w:rFonts w:ascii="Calibri" w:eastAsiaTheme="majorEastAsia" w:hAnsi="Calibri" w:cstheme="majorBidi"/>
      <w:b/>
      <w:bCs/>
      <w:color w:val="4F81BD" w:themeColor="accent1"/>
    </w:rPr>
  </w:style>
  <w:style w:type="character" w:customStyle="1" w:styleId="Titre4Car">
    <w:name w:val="Titre 4 Car"/>
    <w:aliases w:val="Titre_section_additionnelle Car"/>
    <w:basedOn w:val="Policepardfaut"/>
    <w:link w:val="Titre4"/>
    <w:uiPriority w:val="9"/>
    <w:rsid w:val="00656F14"/>
    <w:rPr>
      <w:rFonts w:ascii="Calibri" w:eastAsiaTheme="majorEastAsia" w:hAnsi="Calibri" w:cstheme="majorBidi"/>
      <w:b/>
      <w:bCs/>
      <w:iCs/>
    </w:rPr>
  </w:style>
  <w:style w:type="paragraph" w:customStyle="1" w:styleId="Important">
    <w:name w:val="Important"/>
    <w:basedOn w:val="Sansinterligne"/>
    <w:qFormat/>
    <w:rsid w:val="002F033D"/>
    <w:pPr>
      <w:pBdr>
        <w:top w:val="single" w:sz="6" w:space="1" w:color="FF0000"/>
        <w:bottom w:val="single" w:sz="6" w:space="1" w:color="FF0000"/>
      </w:pBdr>
    </w:pPr>
  </w:style>
  <w:style w:type="paragraph" w:styleId="Sansinterligne">
    <w:name w:val="No Spacing"/>
    <w:uiPriority w:val="1"/>
    <w:qFormat/>
    <w:rsid w:val="002F033D"/>
    <w:pPr>
      <w:spacing w:after="0" w:line="240" w:lineRule="auto"/>
    </w:pPr>
  </w:style>
  <w:style w:type="paragraph" w:customStyle="1" w:styleId="Astuce">
    <w:name w:val="Astuce"/>
    <w:basedOn w:val="Normal"/>
    <w:next w:val="Normal"/>
    <w:qFormat/>
    <w:rsid w:val="002F033D"/>
    <w:pPr>
      <w:pBdr>
        <w:top w:val="single" w:sz="6" w:space="1" w:color="92D050"/>
        <w:bottom w:val="single" w:sz="6" w:space="1" w:color="92D050"/>
      </w:pBdr>
    </w:pPr>
  </w:style>
  <w:style w:type="character" w:customStyle="1" w:styleId="Renvoi">
    <w:name w:val="Renvoi"/>
    <w:basedOn w:val="Policepardfaut"/>
    <w:uiPriority w:val="1"/>
    <w:qFormat/>
    <w:rsid w:val="002F033D"/>
    <w:rPr>
      <w:rFonts w:ascii="Calibri" w:hAnsi="Calibri"/>
      <w:b/>
      <w:i/>
      <w:sz w:val="22"/>
      <w:u w:val="single"/>
    </w:rPr>
  </w:style>
  <w:style w:type="character" w:customStyle="1" w:styleId="Titre5Car">
    <w:name w:val="Titre 5 Car"/>
    <w:basedOn w:val="Policepardfaut"/>
    <w:link w:val="Titre5"/>
    <w:uiPriority w:val="9"/>
    <w:semiHidden/>
    <w:rsid w:val="00B05E95"/>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B05E95"/>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05E95"/>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05E9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5E95"/>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B05E95"/>
    <w:pPr>
      <w:numPr>
        <w:numId w:val="0"/>
      </w:numPr>
      <w:pBdr>
        <w:bottom w:val="none" w:sz="0" w:space="0" w:color="auto"/>
      </w:pBdr>
      <w:spacing w:before="480" w:after="0" w:line="276" w:lineRule="auto"/>
      <w:outlineLvl w:val="9"/>
    </w:pPr>
    <w:rPr>
      <w:rFonts w:asciiTheme="majorHAnsi" w:hAnsiTheme="majorHAnsi"/>
      <w:color w:val="365F91" w:themeColor="accent1" w:themeShade="BF"/>
      <w:lang w:eastAsia="fr-FR"/>
    </w:rPr>
  </w:style>
  <w:style w:type="paragraph" w:styleId="TM1">
    <w:name w:val="toc 1"/>
    <w:basedOn w:val="Normal"/>
    <w:next w:val="Normal"/>
    <w:autoRedefine/>
    <w:uiPriority w:val="39"/>
    <w:unhideWhenUsed/>
    <w:rsid w:val="00B05E95"/>
    <w:pPr>
      <w:spacing w:after="100"/>
    </w:pPr>
  </w:style>
  <w:style w:type="paragraph" w:styleId="TM2">
    <w:name w:val="toc 2"/>
    <w:basedOn w:val="Normal"/>
    <w:next w:val="Normal"/>
    <w:autoRedefine/>
    <w:uiPriority w:val="39"/>
    <w:unhideWhenUsed/>
    <w:rsid w:val="00B05E95"/>
    <w:pPr>
      <w:spacing w:after="100"/>
      <w:ind w:left="220"/>
    </w:pPr>
  </w:style>
  <w:style w:type="paragraph" w:styleId="TM3">
    <w:name w:val="toc 3"/>
    <w:basedOn w:val="Normal"/>
    <w:next w:val="Normal"/>
    <w:autoRedefine/>
    <w:uiPriority w:val="39"/>
    <w:unhideWhenUsed/>
    <w:rsid w:val="00B05E95"/>
    <w:pPr>
      <w:spacing w:after="100"/>
      <w:ind w:left="440"/>
    </w:pPr>
  </w:style>
  <w:style w:type="character" w:styleId="Lienhypertexte">
    <w:name w:val="Hyperlink"/>
    <w:basedOn w:val="Policepardfaut"/>
    <w:uiPriority w:val="99"/>
    <w:unhideWhenUsed/>
    <w:rsid w:val="00B05E95"/>
    <w:rPr>
      <w:color w:val="0000FF" w:themeColor="hyperlink"/>
      <w:u w:val="single"/>
    </w:rPr>
  </w:style>
  <w:style w:type="paragraph" w:styleId="Paragraphedeliste">
    <w:name w:val="List Paragraph"/>
    <w:basedOn w:val="Normal"/>
    <w:link w:val="ParagraphedelisteCar"/>
    <w:uiPriority w:val="34"/>
    <w:qFormat/>
    <w:rsid w:val="00410334"/>
    <w:pPr>
      <w:ind w:left="720"/>
      <w:contextualSpacing/>
    </w:pPr>
    <w:rPr>
      <w:rFonts w:ascii="Calibri" w:eastAsia="Calibri" w:hAnsi="Calibri" w:cs="Times New Roman"/>
    </w:rPr>
  </w:style>
  <w:style w:type="character" w:customStyle="1" w:styleId="ParagraphedelisteCar">
    <w:name w:val="Paragraphe de liste Car"/>
    <w:link w:val="Paragraphedeliste"/>
    <w:uiPriority w:val="34"/>
    <w:rsid w:val="00410334"/>
    <w:rPr>
      <w:rFonts w:ascii="Calibri" w:eastAsia="Calibri" w:hAnsi="Calibri" w:cs="Times New Roman"/>
    </w:rPr>
  </w:style>
  <w:style w:type="paragraph" w:customStyle="1" w:styleId="important0">
    <w:name w:val="important"/>
    <w:basedOn w:val="Normal"/>
    <w:qFormat/>
    <w:rsid w:val="000255F1"/>
    <w:pPr>
      <w:pBdr>
        <w:top w:val="single" w:sz="8" w:space="3" w:color="C00000"/>
        <w:bottom w:val="single" w:sz="8" w:space="3" w:color="C00000"/>
      </w:pBdr>
      <w:spacing w:before="120" w:after="120" w:line="240" w:lineRule="auto"/>
    </w:pPr>
    <w:rPr>
      <w:rFonts w:ascii="Calibri" w:eastAsia="Times New Roman" w:hAnsi="Calibri" w:cs="Arial"/>
      <w:i/>
      <w:lang w:val="en-US" w:eastAsia="fr-FR"/>
    </w:rPr>
  </w:style>
  <w:style w:type="character" w:customStyle="1" w:styleId="hps">
    <w:name w:val="hps"/>
    <w:rsid w:val="00807A5A"/>
  </w:style>
  <w:style w:type="character" w:customStyle="1" w:styleId="shorttext">
    <w:name w:val="short_text"/>
    <w:rsid w:val="00807A5A"/>
  </w:style>
  <w:style w:type="paragraph" w:customStyle="1" w:styleId="Corps">
    <w:name w:val="Corps"/>
    <w:rsid w:val="006D4841"/>
    <w:pPr>
      <w:spacing w:after="0" w:line="240" w:lineRule="auto"/>
    </w:pPr>
    <w:rPr>
      <w:rFonts w:ascii="Helvetica" w:eastAsia="ヒラギノ角ゴ Pro W3" w:hAnsi="Helvetica" w:cs="Times New Roman"/>
      <w:color w:val="000000"/>
      <w:sz w:val="24"/>
      <w:szCs w:val="20"/>
      <w:lang w:eastAsia="fr-FR"/>
    </w:rPr>
  </w:style>
  <w:style w:type="paragraph" w:customStyle="1" w:styleId="Formatlibre">
    <w:name w:val="Format libre"/>
    <w:rsid w:val="006D4841"/>
    <w:pPr>
      <w:spacing w:after="0" w:line="240" w:lineRule="auto"/>
    </w:pPr>
    <w:rPr>
      <w:rFonts w:ascii="Helvetica" w:eastAsia="ヒラギノ角ゴ Pro W3" w:hAnsi="Helvetica" w:cs="Times New Roman"/>
      <w:color w:val="000000"/>
      <w:sz w:val="24"/>
      <w:szCs w:val="20"/>
      <w:lang w:eastAsia="fr-FR"/>
    </w:rPr>
  </w:style>
  <w:style w:type="table" w:customStyle="1" w:styleId="TableauGrille41">
    <w:name w:val="Tableau Grille 41"/>
    <w:basedOn w:val="TableauNormal"/>
    <w:uiPriority w:val="49"/>
    <w:rsid w:val="006D48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734E84"/>
    <w:pPr>
      <w:autoSpaceDE w:val="0"/>
      <w:autoSpaceDN w:val="0"/>
      <w:adjustRightInd w:val="0"/>
      <w:spacing w:after="0" w:line="240" w:lineRule="auto"/>
    </w:pPr>
    <w:rPr>
      <w:rFonts w:ascii="Calibri" w:eastAsia="Calibri" w:hAnsi="Calibri" w:cs="Calibri"/>
      <w:color w:val="000000"/>
      <w:sz w:val="24"/>
      <w:szCs w:val="24"/>
    </w:rPr>
  </w:style>
  <w:style w:type="paragraph" w:styleId="TM4">
    <w:name w:val="toc 4"/>
    <w:basedOn w:val="Normal"/>
    <w:next w:val="Normal"/>
    <w:autoRedefine/>
    <w:uiPriority w:val="39"/>
    <w:unhideWhenUsed/>
    <w:rsid w:val="00AD48E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AD48E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AD48E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AD48E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AD48E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AD48E4"/>
    <w:pPr>
      <w:spacing w:after="100" w:line="259" w:lineRule="auto"/>
      <w:ind w:left="1760"/>
    </w:pPr>
    <w:rPr>
      <w:rFonts w:eastAsiaTheme="minorEastAsia"/>
      <w:lang w:eastAsia="fr-FR"/>
    </w:rPr>
  </w:style>
  <w:style w:type="character" w:styleId="Lienhypertextesuivivisit">
    <w:name w:val="FollowedHyperlink"/>
    <w:basedOn w:val="Policepardfaut"/>
    <w:uiPriority w:val="99"/>
    <w:semiHidden/>
    <w:unhideWhenUsed/>
    <w:rsid w:val="00661723"/>
    <w:rPr>
      <w:color w:val="800080" w:themeColor="followedHyperlink"/>
      <w:u w:val="single"/>
    </w:rPr>
  </w:style>
  <w:style w:type="character" w:styleId="Marquedecommentaire">
    <w:name w:val="annotation reference"/>
    <w:basedOn w:val="Policepardfaut"/>
    <w:uiPriority w:val="99"/>
    <w:semiHidden/>
    <w:unhideWhenUsed/>
    <w:rsid w:val="00A63BA5"/>
    <w:rPr>
      <w:sz w:val="18"/>
      <w:szCs w:val="18"/>
    </w:rPr>
  </w:style>
  <w:style w:type="paragraph" w:styleId="Commentaire">
    <w:name w:val="annotation text"/>
    <w:basedOn w:val="Normal"/>
    <w:link w:val="CommentaireCar"/>
    <w:uiPriority w:val="99"/>
    <w:semiHidden/>
    <w:unhideWhenUsed/>
    <w:rsid w:val="00A63BA5"/>
    <w:pPr>
      <w:spacing w:line="240" w:lineRule="auto"/>
    </w:pPr>
    <w:rPr>
      <w:sz w:val="24"/>
      <w:szCs w:val="24"/>
    </w:rPr>
  </w:style>
  <w:style w:type="character" w:customStyle="1" w:styleId="CommentaireCar">
    <w:name w:val="Commentaire Car"/>
    <w:basedOn w:val="Policepardfaut"/>
    <w:link w:val="Commentaire"/>
    <w:uiPriority w:val="99"/>
    <w:semiHidden/>
    <w:rsid w:val="00A63BA5"/>
    <w:rPr>
      <w:sz w:val="24"/>
      <w:szCs w:val="24"/>
    </w:rPr>
  </w:style>
  <w:style w:type="paragraph" w:styleId="Objetducommentaire">
    <w:name w:val="annotation subject"/>
    <w:basedOn w:val="Commentaire"/>
    <w:next w:val="Commentaire"/>
    <w:link w:val="ObjetducommentaireCar"/>
    <w:uiPriority w:val="99"/>
    <w:semiHidden/>
    <w:unhideWhenUsed/>
    <w:rsid w:val="00A63BA5"/>
    <w:rPr>
      <w:b/>
      <w:bCs/>
      <w:sz w:val="20"/>
      <w:szCs w:val="20"/>
    </w:rPr>
  </w:style>
  <w:style w:type="character" w:customStyle="1" w:styleId="ObjetducommentaireCar">
    <w:name w:val="Objet du commentaire Car"/>
    <w:basedOn w:val="CommentaireCar"/>
    <w:link w:val="Objetducommentaire"/>
    <w:uiPriority w:val="99"/>
    <w:semiHidden/>
    <w:rsid w:val="00A63BA5"/>
    <w:rPr>
      <w:b/>
      <w:bCs/>
      <w:sz w:val="20"/>
      <w:szCs w:val="20"/>
    </w:rPr>
  </w:style>
  <w:style w:type="character" w:customStyle="1" w:styleId="apple-style-span">
    <w:name w:val="apple-style-span"/>
    <w:basedOn w:val="Policepardfaut"/>
    <w:rsid w:val="00680FDD"/>
  </w:style>
  <w:style w:type="paragraph" w:customStyle="1" w:styleId="VioletTitre3">
    <w:name w:val="Violet Titre 3"/>
    <w:basedOn w:val="Titre3"/>
    <w:link w:val="VioletTitre3Car"/>
    <w:qFormat/>
    <w:rsid w:val="0044244F"/>
    <w:pPr>
      <w:numPr>
        <w:ilvl w:val="0"/>
        <w:numId w:val="0"/>
      </w:numPr>
      <w:spacing w:before="200" w:after="0" w:line="240" w:lineRule="auto"/>
      <w:ind w:left="792"/>
    </w:pPr>
    <w:rPr>
      <w:b w:val="0"/>
      <w:i/>
      <w:color w:val="7030A0"/>
      <w:sz w:val="28"/>
      <w:szCs w:val="28"/>
    </w:rPr>
  </w:style>
  <w:style w:type="character" w:customStyle="1" w:styleId="VioletTitre3Car">
    <w:name w:val="Violet Titre 3 Car"/>
    <w:basedOn w:val="ParagraphedelisteCar"/>
    <w:link w:val="VioletTitre3"/>
    <w:rsid w:val="0044244F"/>
    <w:rPr>
      <w:rFonts w:ascii="Calibri" w:eastAsiaTheme="majorEastAsia" w:hAnsi="Calibri" w:cstheme="majorBidi"/>
      <w:bCs/>
      <w:i/>
      <w:color w:val="7030A0"/>
      <w:sz w:val="28"/>
      <w:szCs w:val="28"/>
    </w:rPr>
  </w:style>
  <w:style w:type="character" w:customStyle="1" w:styleId="ph">
    <w:name w:val="ph"/>
    <w:basedOn w:val="Policepardfaut"/>
    <w:rsid w:val="00542A31"/>
  </w:style>
  <w:style w:type="character" w:customStyle="1" w:styleId="apple-converted-space">
    <w:name w:val="apple-converted-space"/>
    <w:basedOn w:val="Policepardfaut"/>
    <w:rsid w:val="00542A31"/>
  </w:style>
  <w:style w:type="character" w:customStyle="1" w:styleId="keyword">
    <w:name w:val="keyword"/>
    <w:basedOn w:val="Policepardfaut"/>
    <w:rsid w:val="004A33F0"/>
  </w:style>
  <w:style w:type="paragraph" w:customStyle="1" w:styleId="p">
    <w:name w:val="p"/>
    <w:basedOn w:val="Normal"/>
    <w:rsid w:val="00F86E7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86E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497678">
      <w:bodyDiv w:val="1"/>
      <w:marLeft w:val="0"/>
      <w:marRight w:val="0"/>
      <w:marTop w:val="0"/>
      <w:marBottom w:val="0"/>
      <w:divBdr>
        <w:top w:val="none" w:sz="0" w:space="0" w:color="auto"/>
        <w:left w:val="none" w:sz="0" w:space="0" w:color="auto"/>
        <w:bottom w:val="none" w:sz="0" w:space="0" w:color="auto"/>
        <w:right w:val="none" w:sz="0" w:space="0" w:color="auto"/>
      </w:divBdr>
    </w:div>
    <w:div w:id="588275052">
      <w:bodyDiv w:val="1"/>
      <w:marLeft w:val="0"/>
      <w:marRight w:val="0"/>
      <w:marTop w:val="0"/>
      <w:marBottom w:val="0"/>
      <w:divBdr>
        <w:top w:val="none" w:sz="0" w:space="0" w:color="auto"/>
        <w:left w:val="none" w:sz="0" w:space="0" w:color="auto"/>
        <w:bottom w:val="none" w:sz="0" w:space="0" w:color="auto"/>
        <w:right w:val="none" w:sz="0" w:space="0" w:color="auto"/>
      </w:divBdr>
      <w:divsChild>
        <w:div w:id="8684889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53845572">
              <w:marLeft w:val="0"/>
              <w:marRight w:val="0"/>
              <w:marTop w:val="0"/>
              <w:marBottom w:val="0"/>
              <w:divBdr>
                <w:top w:val="none" w:sz="0" w:space="0" w:color="auto"/>
                <w:left w:val="none" w:sz="0" w:space="0" w:color="auto"/>
                <w:bottom w:val="none" w:sz="0" w:space="0" w:color="auto"/>
                <w:right w:val="none" w:sz="0" w:space="0" w:color="auto"/>
              </w:divBdr>
              <w:divsChild>
                <w:div w:id="1738090931">
                  <w:marLeft w:val="0"/>
                  <w:marRight w:val="0"/>
                  <w:marTop w:val="0"/>
                  <w:marBottom w:val="0"/>
                  <w:divBdr>
                    <w:top w:val="none" w:sz="0" w:space="0" w:color="auto"/>
                    <w:left w:val="none" w:sz="0" w:space="0" w:color="auto"/>
                    <w:bottom w:val="none" w:sz="0" w:space="0" w:color="auto"/>
                    <w:right w:val="none" w:sz="0" w:space="0" w:color="auto"/>
                  </w:divBdr>
                  <w:divsChild>
                    <w:div w:id="596719055">
                      <w:marLeft w:val="0"/>
                      <w:marRight w:val="0"/>
                      <w:marTop w:val="0"/>
                      <w:marBottom w:val="0"/>
                      <w:divBdr>
                        <w:top w:val="none" w:sz="0" w:space="0" w:color="auto"/>
                        <w:left w:val="none" w:sz="0" w:space="0" w:color="auto"/>
                        <w:bottom w:val="none" w:sz="0" w:space="0" w:color="auto"/>
                        <w:right w:val="none" w:sz="0" w:space="0" w:color="auto"/>
                      </w:divBdr>
                      <w:divsChild>
                        <w:div w:id="27756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116154">
      <w:bodyDiv w:val="1"/>
      <w:marLeft w:val="0"/>
      <w:marRight w:val="0"/>
      <w:marTop w:val="0"/>
      <w:marBottom w:val="0"/>
      <w:divBdr>
        <w:top w:val="none" w:sz="0" w:space="0" w:color="auto"/>
        <w:left w:val="none" w:sz="0" w:space="0" w:color="auto"/>
        <w:bottom w:val="none" w:sz="0" w:space="0" w:color="auto"/>
        <w:right w:val="none" w:sz="0" w:space="0" w:color="auto"/>
      </w:divBdr>
    </w:div>
    <w:div w:id="639193224">
      <w:bodyDiv w:val="1"/>
      <w:marLeft w:val="0"/>
      <w:marRight w:val="0"/>
      <w:marTop w:val="0"/>
      <w:marBottom w:val="0"/>
      <w:divBdr>
        <w:top w:val="none" w:sz="0" w:space="0" w:color="auto"/>
        <w:left w:val="none" w:sz="0" w:space="0" w:color="auto"/>
        <w:bottom w:val="none" w:sz="0" w:space="0" w:color="auto"/>
        <w:right w:val="none" w:sz="0" w:space="0" w:color="auto"/>
      </w:divBdr>
    </w:div>
    <w:div w:id="653603803">
      <w:bodyDiv w:val="1"/>
      <w:marLeft w:val="0"/>
      <w:marRight w:val="0"/>
      <w:marTop w:val="0"/>
      <w:marBottom w:val="0"/>
      <w:divBdr>
        <w:top w:val="none" w:sz="0" w:space="0" w:color="auto"/>
        <w:left w:val="none" w:sz="0" w:space="0" w:color="auto"/>
        <w:bottom w:val="none" w:sz="0" w:space="0" w:color="auto"/>
        <w:right w:val="none" w:sz="0" w:space="0" w:color="auto"/>
      </w:divBdr>
    </w:div>
    <w:div w:id="812866210">
      <w:bodyDiv w:val="1"/>
      <w:marLeft w:val="0"/>
      <w:marRight w:val="0"/>
      <w:marTop w:val="0"/>
      <w:marBottom w:val="0"/>
      <w:divBdr>
        <w:top w:val="none" w:sz="0" w:space="0" w:color="auto"/>
        <w:left w:val="none" w:sz="0" w:space="0" w:color="auto"/>
        <w:bottom w:val="none" w:sz="0" w:space="0" w:color="auto"/>
        <w:right w:val="none" w:sz="0" w:space="0" w:color="auto"/>
      </w:divBdr>
    </w:div>
    <w:div w:id="1191648182">
      <w:bodyDiv w:val="1"/>
      <w:marLeft w:val="0"/>
      <w:marRight w:val="0"/>
      <w:marTop w:val="0"/>
      <w:marBottom w:val="0"/>
      <w:divBdr>
        <w:top w:val="none" w:sz="0" w:space="0" w:color="auto"/>
        <w:left w:val="none" w:sz="0" w:space="0" w:color="auto"/>
        <w:bottom w:val="none" w:sz="0" w:space="0" w:color="auto"/>
        <w:right w:val="none" w:sz="0" w:space="0" w:color="auto"/>
      </w:divBdr>
    </w:div>
    <w:div w:id="1363242989">
      <w:bodyDiv w:val="1"/>
      <w:marLeft w:val="0"/>
      <w:marRight w:val="0"/>
      <w:marTop w:val="0"/>
      <w:marBottom w:val="0"/>
      <w:divBdr>
        <w:top w:val="none" w:sz="0" w:space="0" w:color="auto"/>
        <w:left w:val="none" w:sz="0" w:space="0" w:color="auto"/>
        <w:bottom w:val="none" w:sz="0" w:space="0" w:color="auto"/>
        <w:right w:val="none" w:sz="0" w:space="0" w:color="auto"/>
      </w:divBdr>
    </w:div>
    <w:div w:id="155682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theme" Target="theme/theme1.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hyperlink" Target="file:///C:\Users\kcy\Google%20Drive\Kerensen\Carglass\R&#233;daction%20manuel%20de%20formation\Guide%20d'utilisation%20Carglass\Chapitre%20TAB.docx"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image" Target="media/image2.gif"/><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cy\Google%20Drive\Kerensen\Carglass\R&#233;daction%20manuel%20de%20formation\Guide%20d'utilisation%20Carglass\Chapitre%20TAB.docx"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microsoft.com/office/2011/relationships/people" Target="people.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2" Type="http://schemas.openxmlformats.org/officeDocument/2006/relationships/image" Target="media/image95.png"/><Relationship Id="rId1" Type="http://schemas.openxmlformats.org/officeDocument/2006/relationships/image" Target="media/image2.gif"/></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67771B-F385-4F09-A99F-94E5AF80A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44</Pages>
  <Words>5872</Words>
  <Characters>32297</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Sonia Vieira</dc:creator>
  <cp:lastModifiedBy>Vincent Fournié</cp:lastModifiedBy>
  <cp:revision>4</cp:revision>
  <dcterms:created xsi:type="dcterms:W3CDTF">2014-11-03T14:18:00Z</dcterms:created>
  <dcterms:modified xsi:type="dcterms:W3CDTF">2014-11-03T14:22:00Z</dcterms:modified>
</cp:coreProperties>
</file>